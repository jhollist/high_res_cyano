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End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End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End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78684B"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End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78684B"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78684B"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78684B"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End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78684B"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End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End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78684B">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78684B">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78684B">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78684B">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78684B">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78684B">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78684B">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78684B">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78684B">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78684B">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78684B">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78684B">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78684B">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78684B">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78684B">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78684B">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78684B">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78684B">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78684B">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78684B">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78684B">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78684B">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78684B">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78684B">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78684B">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78684B">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proofErr w:type="spellStart"/>
            <w:proofErr w:type="gramStart"/>
            <w:r w:rsidRPr="4580DFBB">
              <w:rPr>
                <w:rFonts w:ascii="Times New Roman" w:eastAsia="Times New Roman" w:hAnsi="Times New Roman" w:cs="Times New Roman"/>
                <w:b/>
                <w:bCs/>
                <w:sz w:val="24"/>
                <w:szCs w:val="24"/>
              </w:rPr>
              <w:t>City,State</w:t>
            </w:r>
            <w:proofErr w:type="spellEnd"/>
            <w:proofErr w:type="gramEnd"/>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commentRangeStart w:id="16"/>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commentRangeEnd w:id="16"/>
            <w:r w:rsidR="005517B5">
              <w:rPr>
                <w:rStyle w:val="CommentReference"/>
              </w:rPr>
              <w:commentReference w:id="16"/>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7" w:name="_Toc438127367"/>
      <w:bookmarkStart w:id="18" w:name="_Toc441732410"/>
      <w:bookmarkStart w:id="19"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7"/>
      <w:bookmarkEnd w:id="18"/>
      <w:bookmarkEnd w:id="19"/>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4F892C66" w:rsidR="00AA3463" w:rsidRDefault="195274C0"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Cyanobacteria are</w:t>
      </w:r>
      <w:r w:rsidR="00A16405">
        <w:rPr>
          <w:rFonts w:ascii="Times New Roman" w:eastAsia="Times New Roman" w:hAnsi="Times New Roman" w:cs="Times New Roman"/>
          <w:color w:val="000000" w:themeColor="text1"/>
          <w:sz w:val="24"/>
          <w:szCs w:val="24"/>
        </w:rPr>
        <w:t xml:space="preserve"> a</w:t>
      </w:r>
      <w:r w:rsidRPr="4580DFBB">
        <w:rPr>
          <w:rFonts w:ascii="Times New Roman" w:eastAsia="Times New Roman" w:hAnsi="Times New Roman" w:cs="Times New Roman"/>
          <w:color w:val="000000" w:themeColor="text1"/>
          <w:sz w:val="24"/>
          <w:szCs w:val="24"/>
        </w:rPr>
        <w:t xml:space="preserve"> </w:t>
      </w:r>
      <w:r w:rsidR="00A775FD">
        <w:rPr>
          <w:rFonts w:ascii="Times New Roman" w:eastAsia="Times New Roman" w:hAnsi="Times New Roman" w:cs="Times New Roman"/>
          <w:color w:val="000000" w:themeColor="text1"/>
          <w:sz w:val="24"/>
          <w:szCs w:val="24"/>
        </w:rPr>
        <w:t>normal</w:t>
      </w:r>
      <w:r w:rsidR="00A16405">
        <w:rPr>
          <w:rFonts w:ascii="Times New Roman" w:eastAsia="Times New Roman" w:hAnsi="Times New Roman" w:cs="Times New Roman"/>
          <w:color w:val="000000" w:themeColor="text1"/>
          <w:sz w:val="24"/>
          <w:szCs w:val="24"/>
        </w:rPr>
        <w:t>,</w:t>
      </w:r>
      <w:r w:rsidR="00A775FD">
        <w:rPr>
          <w:rFonts w:ascii="Times New Roman" w:eastAsia="Times New Roman" w:hAnsi="Times New Roman" w:cs="Times New Roman"/>
          <w:color w:val="000000" w:themeColor="text1"/>
          <w:sz w:val="24"/>
          <w:szCs w:val="24"/>
        </w:rPr>
        <w:t xml:space="preserve"> ubiquitous </w:t>
      </w:r>
      <w:r w:rsidRPr="4580DFBB">
        <w:rPr>
          <w:rFonts w:ascii="Times New Roman" w:eastAsia="Times New Roman" w:hAnsi="Times New Roman" w:cs="Times New Roman"/>
          <w:color w:val="000000" w:themeColor="text1"/>
          <w:sz w:val="24"/>
          <w:szCs w:val="24"/>
        </w:rPr>
        <w:t>component of the natural environment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s (</w:t>
      </w:r>
      <w:proofErr w:type="gramStart"/>
      <w:r w:rsidR="7179D3DA" w:rsidRPr="4580DFBB">
        <w:rPr>
          <w:rFonts w:ascii="Times New Roman" w:eastAsia="Times New Roman" w:hAnsi="Times New Roman" w:cs="Times New Roman"/>
          <w:color w:val="000000" w:themeColor="text1"/>
          <w:sz w:val="24"/>
          <w:szCs w:val="24"/>
        </w:rPr>
        <w:t>e.g.</w:t>
      </w:r>
      <w:proofErr w:type="gramEnd"/>
      <w:r w:rsidR="7179D3DA" w:rsidRPr="4580DFBB">
        <w:rPr>
          <w:rFonts w:ascii="Times New Roman" w:eastAsia="Times New Roman" w:hAnsi="Times New Roman" w:cs="Times New Roman"/>
          <w:color w:val="000000" w:themeColor="text1"/>
          <w:sz w:val="24"/>
          <w:szCs w:val="24"/>
        </w:rPr>
        <w:t xml:space="preserve"> increasing temperature and nutrients).  </w:t>
      </w:r>
      <w:r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Pr="4580DFBB">
        <w:rPr>
          <w:rFonts w:ascii="Times New Roman" w:eastAsia="Times New Roman" w:hAnsi="Times New Roman" w:cs="Times New Roman"/>
          <w:color w:val="000000" w:themeColor="text1"/>
          <w:sz w:val="24"/>
          <w:szCs w:val="24"/>
        </w:rPr>
        <w:t xml:space="preserve"> are a </w:t>
      </w:r>
      <w:r w:rsidR="00066DEF">
        <w:rPr>
          <w:rFonts w:ascii="Times New Roman" w:eastAsia="Times New Roman" w:hAnsi="Times New Roman" w:cs="Times New Roman"/>
          <w:color w:val="000000" w:themeColor="text1"/>
          <w:sz w:val="24"/>
          <w:szCs w:val="24"/>
        </w:rPr>
        <w:t xml:space="preserve">high priority research topic </w:t>
      </w:r>
      <w:r w:rsidR="084EBB34" w:rsidRPr="4580DFBB">
        <w:rPr>
          <w:rFonts w:ascii="Times New Roman" w:eastAsia="Times New Roman" w:hAnsi="Times New Roman" w:cs="Times New Roman"/>
          <w:color w:val="000000" w:themeColor="text1"/>
          <w:sz w:val="24"/>
          <w:szCs w:val="24"/>
        </w:rPr>
        <w:t xml:space="preserve">for </w:t>
      </w:r>
      <w:r w:rsidR="00066DEF">
        <w:rPr>
          <w:rFonts w:ascii="Times New Roman" w:eastAsia="Times New Roman" w:hAnsi="Times New Roman" w:cs="Times New Roman"/>
          <w:color w:val="000000" w:themeColor="text1"/>
          <w:sz w:val="24"/>
          <w:szCs w:val="24"/>
        </w:rPr>
        <w:t xml:space="preserve">ORD’s </w:t>
      </w:r>
      <w:r w:rsidR="00A775FD">
        <w:rPr>
          <w:rFonts w:ascii="Times New Roman" w:eastAsia="Times New Roman" w:hAnsi="Times New Roman" w:cs="Times New Roman"/>
          <w:color w:val="000000" w:themeColor="text1"/>
          <w:sz w:val="24"/>
          <w:szCs w:val="24"/>
        </w:rPr>
        <w:t xml:space="preserve">Safe and Sustainable Water Resources </w:t>
      </w:r>
      <w:r w:rsidR="00066DEF">
        <w:rPr>
          <w:rFonts w:ascii="Times New Roman" w:eastAsia="Times New Roman" w:hAnsi="Times New Roman" w:cs="Times New Roman"/>
          <w:color w:val="000000" w:themeColor="text1"/>
          <w:sz w:val="24"/>
          <w:szCs w:val="24"/>
        </w:rPr>
        <w:t>(SSWR) program</w:t>
      </w:r>
      <w:r w:rsidRPr="4580DFBB">
        <w:rPr>
          <w:rFonts w:ascii="Times New Roman" w:eastAsia="Times New Roman" w:hAnsi="Times New Roman" w:cs="Times New Roman"/>
          <w:color w:val="000000" w:themeColor="text1"/>
          <w:sz w:val="24"/>
          <w:szCs w:val="24"/>
        </w:rPr>
        <w:t xml:space="preserve">. Understanding </w:t>
      </w:r>
      <w:r w:rsidR="06EB0C7D" w:rsidRPr="4580DFBB">
        <w:rPr>
          <w:rFonts w:ascii="Times New Roman" w:eastAsia="Times New Roman" w:hAnsi="Times New Roman" w:cs="Times New Roman"/>
          <w:color w:val="000000" w:themeColor="text1"/>
          <w:sz w:val="24"/>
          <w:szCs w:val="24"/>
        </w:rPr>
        <w:t>these blooms</w:t>
      </w:r>
      <w:r w:rsidRPr="4580DFBB">
        <w:rPr>
          <w:rFonts w:ascii="Times New Roman" w:eastAsia="Times New Roman" w:hAnsi="Times New Roman" w:cs="Times New Roman"/>
          <w:color w:val="000000" w:themeColor="text1"/>
          <w:sz w:val="24"/>
          <w:szCs w:val="24"/>
        </w:rPr>
        <w:t xml:space="preserve"> is important because HABs have the potential to produce toxins, such as microcystin, and to reduce O</w:t>
      </w:r>
      <w:r w:rsidRPr="4580DFBB">
        <w:rPr>
          <w:rFonts w:ascii="Times New Roman" w:eastAsia="Times New Roman" w:hAnsi="Times New Roman" w:cs="Times New Roman"/>
          <w:color w:val="000000" w:themeColor="text1"/>
          <w:sz w:val="24"/>
          <w:szCs w:val="24"/>
          <w:vertAlign w:val="subscript"/>
        </w:rPr>
        <w:t xml:space="preserve">2 </w:t>
      </w:r>
      <w:r w:rsidRPr="4580DFBB">
        <w:rPr>
          <w:rFonts w:ascii="Times New Roman" w:eastAsia="Times New Roman" w:hAnsi="Times New Roman" w:cs="Times New Roman"/>
          <w:color w:val="000000" w:themeColor="text1"/>
          <w:sz w:val="24"/>
          <w:szCs w:val="24"/>
        </w:rPr>
        <w:t xml:space="preserve">levels </w:t>
      </w:r>
      <w:r w:rsidR="3994CBA6" w:rsidRPr="4580DFBB">
        <w:rPr>
          <w:rFonts w:ascii="Times New Roman" w:eastAsia="Times New Roman" w:hAnsi="Times New Roman" w:cs="Times New Roman"/>
          <w:color w:val="000000" w:themeColor="text1"/>
          <w:sz w:val="24"/>
          <w:szCs w:val="24"/>
        </w:rPr>
        <w:t>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45854C29" w14:textId="3D368500" w:rsidR="1C47FAE4" w:rsidRPr="00A16405" w:rsidRDefault="75421032" w:rsidP="00A16405">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w:t>
      </w:r>
      <w:proofErr w:type="gramStart"/>
      <w:r w:rsidRPr="4580DFBB">
        <w:rPr>
          <w:rFonts w:ascii="Times New Roman" w:eastAsia="Times New Roman" w:hAnsi="Times New Roman" w:cs="Times New Roman"/>
          <w:color w:val="000000" w:themeColor="text1"/>
          <w:sz w:val="24"/>
          <w:szCs w:val="24"/>
        </w:rPr>
        <w:t>i.e.</w:t>
      </w:r>
      <w:proofErr w:type="gramEnd"/>
      <w:r w:rsidRPr="4580DFBB">
        <w:rPr>
          <w:rFonts w:ascii="Times New Roman" w:eastAsia="Times New Roman" w:hAnsi="Times New Roman" w:cs="Times New Roman"/>
          <w:color w:val="000000" w:themeColor="text1"/>
          <w:sz w:val="24"/>
          <w:szCs w:val="24"/>
        </w:rPr>
        <w:t xml:space="preserve"> chlorophyll a and phycocyanin) best describe these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4F624E63"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w:t>
      </w:r>
      <w:proofErr w:type="gramStart"/>
      <w:r w:rsidRPr="4580DFBB">
        <w:rPr>
          <w:rFonts w:ascii="Times New Roman" w:eastAsia="Times New Roman" w:hAnsi="Times New Roman" w:cs="Times New Roman"/>
          <w:color w:val="000000" w:themeColor="text1"/>
          <w:sz w:val="24"/>
          <w:szCs w:val="24"/>
        </w:rPr>
        <w:t>i.e.</w:t>
      </w:r>
      <w:proofErr w:type="gramEnd"/>
      <w:r w:rsidRPr="4580DFBB">
        <w:rPr>
          <w:rFonts w:ascii="Times New Roman" w:eastAsia="Times New Roman" w:hAnsi="Times New Roman" w:cs="Times New Roman"/>
          <w:color w:val="000000" w:themeColor="text1"/>
          <w:sz w:val="24"/>
          <w:szCs w:val="24"/>
        </w:rPr>
        <w:t xml:space="preserve"> temperature and pH) best predict HAB </w:t>
      </w:r>
      <w:r w:rsidR="00066DEF">
        <w:rPr>
          <w:rFonts w:ascii="Times New Roman" w:eastAsia="Times New Roman" w:hAnsi="Times New Roman" w:cs="Times New Roman"/>
          <w:color w:val="000000" w:themeColor="text1"/>
          <w:sz w:val="24"/>
          <w:szCs w:val="24"/>
        </w:rPr>
        <w:t>events</w:t>
      </w:r>
      <w:r w:rsidRPr="4580DFBB">
        <w:rPr>
          <w:rFonts w:ascii="Times New Roman" w:eastAsia="Times New Roman" w:hAnsi="Times New Roman" w:cs="Times New Roman"/>
          <w:color w:val="000000" w:themeColor="text1"/>
          <w:sz w:val="24"/>
          <w:szCs w:val="24"/>
        </w:rPr>
        <w:t>?</w:t>
      </w:r>
    </w:p>
    <w:p w14:paraId="267D3012" w14:textId="5C791A19"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commentRangeStart w:id="20"/>
      <w:commentRangeStart w:id="21"/>
      <w:r w:rsidRPr="4580DFBB">
        <w:rPr>
          <w:rFonts w:ascii="Times New Roman" w:eastAsia="Times New Roman" w:hAnsi="Times New Roman" w:cs="Times New Roman"/>
          <w:color w:val="000000" w:themeColor="text1"/>
          <w:sz w:val="24"/>
          <w:szCs w:val="24"/>
        </w:rPr>
        <w:t xml:space="preserve">How does the cyanobacteria community change </w:t>
      </w:r>
      <w:r w:rsidR="002C6BA2">
        <w:rPr>
          <w:rFonts w:ascii="Times New Roman" w:eastAsia="Times New Roman" w:hAnsi="Times New Roman" w:cs="Times New Roman"/>
          <w:color w:val="000000" w:themeColor="text1"/>
          <w:sz w:val="24"/>
          <w:szCs w:val="24"/>
        </w:rPr>
        <w:t>temporally</w:t>
      </w:r>
      <w:r w:rsidRPr="4580DFBB">
        <w:rPr>
          <w:rFonts w:ascii="Times New Roman" w:eastAsia="Times New Roman" w:hAnsi="Times New Roman" w:cs="Times New Roman"/>
          <w:color w:val="000000" w:themeColor="text1"/>
          <w:sz w:val="24"/>
          <w:szCs w:val="24"/>
        </w:rPr>
        <w:t>?</w:t>
      </w:r>
      <w:commentRangeEnd w:id="20"/>
      <w:r w:rsidR="00A16405">
        <w:rPr>
          <w:rStyle w:val="CommentReference"/>
        </w:rPr>
        <w:commentReference w:id="20"/>
      </w:r>
      <w:commentRangeEnd w:id="21"/>
      <w:r w:rsidR="002C6BA2">
        <w:rPr>
          <w:rStyle w:val="CommentReference"/>
        </w:rPr>
        <w:commentReference w:id="21"/>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22"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22"/>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3744CC57"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 xml:space="preserve">eployed </w:t>
      </w:r>
      <w:r w:rsidR="00A11F2C">
        <w:rPr>
          <w:rFonts w:ascii="Times New Roman" w:eastAsia="Times New Roman" w:hAnsi="Times New Roman" w:cs="Times New Roman"/>
          <w:sz w:val="24"/>
          <w:szCs w:val="24"/>
        </w:rPr>
        <w:t xml:space="preserve">in </w:t>
      </w:r>
      <w:r w:rsidR="55B4803E" w:rsidRPr="4580DFBB">
        <w:rPr>
          <w:rFonts w:ascii="Times New Roman" w:eastAsia="Times New Roman" w:hAnsi="Times New Roman" w:cs="Times New Roman"/>
          <w:sz w:val="24"/>
          <w:szCs w:val="24"/>
        </w:rPr>
        <w:t>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proofErr w:type="gramStart"/>
      <w:r w:rsidR="003E24C9">
        <w:rPr>
          <w:rFonts w:ascii="Times New Roman" w:eastAsia="Times New Roman" w:hAnsi="Times New Roman" w:cs="Times New Roman"/>
          <w:sz w:val="24"/>
          <w:szCs w:val="24"/>
        </w:rPr>
        <w:t>e.g.</w:t>
      </w:r>
      <w:proofErr w:type="gramEnd"/>
      <w:r w:rsidR="003E24C9">
        <w:rPr>
          <w:rFonts w:ascii="Times New Roman" w:eastAsia="Times New Roman" w:hAnsi="Times New Roman" w:cs="Times New Roman"/>
          <w:sz w:val="24"/>
          <w:szCs w:val="24"/>
        </w:rPr>
        <w:t xml:space="preserve"> the Fast Limnological Automated Measurements (</w:t>
      </w:r>
      <w:proofErr w:type="spellStart"/>
      <w:r w:rsidR="0E6045DB" w:rsidRPr="4580DFBB">
        <w:rPr>
          <w:rFonts w:ascii="Times New Roman" w:eastAsia="Times New Roman" w:hAnsi="Times New Roman" w:cs="Times New Roman"/>
          <w:sz w:val="24"/>
          <w:szCs w:val="24"/>
        </w:rPr>
        <w:t>FLAMe</w:t>
      </w:r>
      <w:proofErr w:type="spellEnd"/>
      <w:r w:rsidR="003E24C9">
        <w:rPr>
          <w:rFonts w:ascii="Times New Roman" w:eastAsia="Times New Roman" w:hAnsi="Times New Roman" w:cs="Times New Roman"/>
          <w:sz w:val="24"/>
          <w:szCs w:val="24"/>
        </w:rPr>
        <w:t>)</w:t>
      </w:r>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connection but does have groundwater connectivity and receives groundwater inflow from an </w:t>
      </w:r>
      <w:r>
        <w:rPr>
          <w:rFonts w:ascii="Times New Roman" w:eastAsia="Times New Roman" w:hAnsi="Times New Roman" w:cs="Times New Roman"/>
          <w:color w:val="000000" w:themeColor="text1"/>
          <w:sz w:val="24"/>
          <w:szCs w:val="24"/>
        </w:rPr>
        <w:lastRenderedPageBreak/>
        <w:t xml:space="preserve">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2208005D"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00066DEF">
        <w:rPr>
          <w:rFonts w:ascii="Times New Roman" w:eastAsia="Times New Roman" w:hAnsi="Times New Roman" w:cs="Times New Roman"/>
          <w:color w:val="000000" w:themeColor="text1"/>
          <w:sz w:val="24"/>
          <w:szCs w:val="24"/>
        </w:rPr>
        <w:t xml:space="preserve">ORD’s </w:t>
      </w:r>
      <w:r w:rsidR="60638F23" w:rsidRPr="4580DFBB">
        <w:rPr>
          <w:rFonts w:ascii="Times New Roman" w:eastAsia="Times New Roman" w:hAnsi="Times New Roman" w:cs="Times New Roman"/>
          <w:color w:val="000000" w:themeColor="text1"/>
          <w:sz w:val="24"/>
          <w:szCs w:val="24"/>
        </w:rPr>
        <w:t xml:space="preserve">Nutrients Solution-Driven Research </w:t>
      </w:r>
      <w:r w:rsidR="00620617">
        <w:rPr>
          <w:rFonts w:ascii="Times New Roman" w:eastAsia="Times New Roman" w:hAnsi="Times New Roman" w:cs="Times New Roman"/>
          <w:color w:val="000000" w:themeColor="text1"/>
          <w:sz w:val="24"/>
          <w:szCs w:val="24"/>
        </w:rPr>
        <w:t xml:space="preserve">(SDR) </w:t>
      </w:r>
      <w:r w:rsidR="60638F23" w:rsidRPr="4580DFBB">
        <w:rPr>
          <w:rFonts w:ascii="Times New Roman" w:eastAsia="Times New Roman" w:hAnsi="Times New Roman" w:cs="Times New Roman"/>
          <w:color w:val="000000" w:themeColor="text1"/>
          <w:sz w:val="24"/>
          <w:szCs w:val="24"/>
        </w:rPr>
        <w:t>project</w:t>
      </w:r>
      <w:r w:rsidR="00066DEF">
        <w:rPr>
          <w:rFonts w:ascii="Times New Roman" w:eastAsia="Times New Roman" w:hAnsi="Times New Roman" w:cs="Times New Roman"/>
          <w:color w:val="000000" w:themeColor="text1"/>
          <w:sz w:val="24"/>
          <w:szCs w:val="24"/>
        </w:rPr>
        <w:t xml:space="preserve"> in StRAP3</w:t>
      </w:r>
      <w:r w:rsidR="60638F23" w:rsidRPr="4580DFBB">
        <w:rPr>
          <w:rFonts w:ascii="Times New Roman" w:eastAsia="Times New Roman" w:hAnsi="Times New Roman" w:cs="Times New Roman"/>
          <w:color w:val="000000" w:themeColor="text1"/>
          <w:sz w:val="24"/>
          <w:szCs w:val="24"/>
        </w:rPr>
        <w: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4A577B">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0000"/>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w:t>
            </w:r>
            <w:proofErr w:type="spellStart"/>
            <w:r w:rsidR="79280B11" w:rsidRPr="44BA4F1D">
              <w:rPr>
                <w:rFonts w:ascii="Times New Roman" w:eastAsia="Times New Roman" w:hAnsi="Times New Roman" w:cs="Times New Roman"/>
                <w:b/>
                <w:bCs/>
                <w:color w:val="000000" w:themeColor="text1"/>
                <w:sz w:val="24"/>
                <w:szCs w:val="24"/>
              </w:rPr>
              <w:t>FLAMe</w:t>
            </w:r>
            <w:proofErr w:type="spellEnd"/>
            <w:r w:rsidR="79280B11" w:rsidRPr="44BA4F1D">
              <w:rPr>
                <w:rFonts w:ascii="Times New Roman" w:eastAsia="Times New Roman" w:hAnsi="Times New Roman" w:cs="Times New Roman"/>
                <w:b/>
                <w:bCs/>
                <w:color w:val="000000" w:themeColor="text1"/>
                <w:sz w:val="24"/>
                <w:szCs w:val="24"/>
              </w:rPr>
              <w:t xml:space="preserv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3" w:name="_Toc531072410"/>
      <w:r w:rsidRPr="4580DFBB">
        <w:rPr>
          <w:rFonts w:ascii="Times New Roman" w:hAnsi="Times New Roman"/>
          <w:sz w:val="24"/>
          <w:szCs w:val="24"/>
        </w:rPr>
        <w:lastRenderedPageBreak/>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3"/>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2CD3A0A9"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w:t>
      </w:r>
      <w:r w:rsidR="00620617">
        <w:rPr>
          <w:rFonts w:ascii="Times New Roman" w:eastAsia="Times New Roman" w:hAnsi="Times New Roman" w:cs="Times New Roman"/>
          <w:color w:val="000000" w:themeColor="text1"/>
          <w:sz w:val="24"/>
          <w:szCs w:val="24"/>
        </w:rPr>
        <w:t xml:space="preserve">understand </w:t>
      </w:r>
      <w:r w:rsidRPr="4580DFBB">
        <w:rPr>
          <w:rFonts w:ascii="Times New Roman" w:eastAsia="Times New Roman" w:hAnsi="Times New Roman" w:cs="Times New Roman"/>
          <w:color w:val="000000" w:themeColor="text1"/>
          <w:sz w:val="24"/>
          <w:szCs w:val="24"/>
        </w:rPr>
        <w:t xml:space="preserve">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4"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4"/>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6DB1170F"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w:t>
      </w:r>
      <w:r w:rsidR="003E24C9">
        <w:rPr>
          <w:rFonts w:ascii="Times New Roman" w:eastAsia="Times New Roman" w:hAnsi="Times New Roman" w:cs="Times New Roman"/>
          <w:sz w:val="24"/>
          <w:szCs w:val="24"/>
        </w:rPr>
        <w:t xml:space="preserve"> will be provided by</w:t>
      </w:r>
      <w:r w:rsidRPr="4580DFBB">
        <w:rPr>
          <w:rFonts w:ascii="Times New Roman" w:eastAsia="Times New Roman" w:hAnsi="Times New Roman" w:cs="Times New Roman"/>
          <w:sz w:val="24"/>
          <w:szCs w:val="24"/>
        </w:rPr>
        <w:t xml:space="preserve">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5"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5"/>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1BA9E8DE"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sonde and</w:t>
      </w:r>
      <w:ins w:id="26" w:author="Shivers, Stephen" w:date="2022-02-22T13:53:00Z">
        <w:r w:rsidR="00110463">
          <w:rPr>
            <w:rFonts w:ascii="Times New Roman" w:eastAsia="Times New Roman" w:hAnsi="Times New Roman" w:cs="Times New Roman"/>
            <w:sz w:val="24"/>
            <w:szCs w:val="24"/>
          </w:rPr>
          <w:t>/or</w:t>
        </w:r>
      </w:ins>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620617">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these records will be exported to a</w:t>
      </w:r>
      <w:r w:rsidR="003F0C03" w:rsidRPr="003F0C03">
        <w:rPr>
          <w:rFonts w:ascii="Times New Roman" w:eastAsia="Times New Roman" w:hAnsi="Times New Roman" w:cs="Times New Roman"/>
          <w:sz w:val="24"/>
          <w:szCs w:val="24"/>
        </w:rPr>
        <w:t xml:space="preserve"> comma separated values </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csv</w:t>
      </w:r>
      <w:r w:rsidR="003F0C03">
        <w:rPr>
          <w:rFonts w:ascii="Times New Roman" w:eastAsia="Times New Roman" w:hAnsi="Times New Roman" w:cs="Times New Roman"/>
          <w:sz w:val="24"/>
          <w:szCs w:val="24"/>
        </w:rPr>
        <w:t>)</w:t>
      </w:r>
      <w:ins w:id="27" w:author="Hollister, Jeff" w:date="2022-03-09T10:55:00Z">
        <w:r w:rsidR="005517B5">
          <w:rPr>
            <w:rFonts w:ascii="Times New Roman" w:eastAsia="Times New Roman" w:hAnsi="Times New Roman" w:cs="Times New Roman"/>
            <w:sz w:val="24"/>
            <w:szCs w:val="24"/>
          </w:rPr>
          <w:t xml:space="preserve"> or similar</w:t>
        </w:r>
      </w:ins>
      <w:r w:rsidR="00021AAF">
        <w:rPr>
          <w:rFonts w:ascii="Times New Roman" w:eastAsia="Times New Roman" w:hAnsi="Times New Roman" w:cs="Times New Roman"/>
          <w:sz w:val="24"/>
          <w:szCs w:val="24"/>
        </w:rPr>
        <w:t xml:space="preserve"> </w:t>
      </w:r>
      <w:ins w:id="28" w:author="Hollister, Jeff" w:date="2022-03-09T10:55:00Z">
        <w:r w:rsidR="005517B5">
          <w:rPr>
            <w:rFonts w:ascii="Times New Roman" w:eastAsia="Times New Roman" w:hAnsi="Times New Roman" w:cs="Times New Roman"/>
            <w:sz w:val="24"/>
            <w:szCs w:val="24"/>
          </w:rPr>
          <w:t xml:space="preserve">flat </w:t>
        </w:r>
      </w:ins>
      <w:r w:rsidR="00021AAF">
        <w:rPr>
          <w:rFonts w:ascii="Times New Roman" w:eastAsia="Times New Roman" w:hAnsi="Times New Roman" w:cs="Times New Roman"/>
          <w:sz w:val="24"/>
          <w:szCs w:val="24"/>
        </w:rPr>
        <w:t>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605748F7" w:rsidR="002739EF" w:rsidRDefault="26CF708C" w:rsidP="4580DFBB">
      <w:pPr>
        <w:spacing w:after="0" w:line="240" w:lineRule="auto"/>
        <w:rPr>
          <w:ins w:id="29" w:author="Hollister, Jeff" w:date="2022-03-09T10:56:00Z"/>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Data acquisition in the field using non-data logging sondes and site observations will be recorded in Rite in the Rain notebooks (see Section </w:t>
      </w:r>
      <w:r w:rsidR="00C5399D">
        <w:rPr>
          <w:rFonts w:ascii="Times New Roman" w:eastAsia="Times New Roman" w:hAnsi="Times New Roman" w:cs="Times New Roman"/>
          <w:sz w:val="24"/>
          <w:szCs w:val="24"/>
        </w:rPr>
        <w:t>B1</w:t>
      </w:r>
      <w:r w:rsidRPr="4580DFBB">
        <w:rPr>
          <w:rFonts w:ascii="Times New Roman" w:eastAsia="Times New Roman" w:hAnsi="Times New Roman" w:cs="Times New Roman"/>
          <w:sz w:val="24"/>
          <w:szCs w:val="24"/>
        </w:rPr>
        <w:t xml:space="preserve">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0F97198B" w14:textId="32BB9136" w:rsidR="005517B5" w:rsidRDefault="005517B5" w:rsidP="4580DFBB">
      <w:pPr>
        <w:spacing w:after="0" w:line="240" w:lineRule="auto"/>
        <w:rPr>
          <w:ins w:id="30" w:author="Hollister, Jeff" w:date="2022-03-09T10:56:00Z"/>
          <w:rFonts w:ascii="Times New Roman" w:eastAsia="Times New Roman" w:hAnsi="Times New Roman" w:cs="Times New Roman"/>
          <w:sz w:val="24"/>
          <w:szCs w:val="24"/>
        </w:rPr>
      </w:pPr>
    </w:p>
    <w:p w14:paraId="60BE826E" w14:textId="2EBBDCA6" w:rsidR="005517B5" w:rsidRDefault="005517B5" w:rsidP="4580DFBB">
      <w:pPr>
        <w:spacing w:after="0" w:line="240" w:lineRule="auto"/>
        <w:rPr>
          <w:rFonts w:ascii="Times New Roman" w:eastAsia="Times New Roman" w:hAnsi="Times New Roman" w:cs="Times New Roman"/>
          <w:sz w:val="24"/>
          <w:szCs w:val="24"/>
        </w:rPr>
      </w:pPr>
      <w:ins w:id="31" w:author="Hollister, Jeff" w:date="2022-03-09T10:56:00Z">
        <w:r>
          <w:rPr>
            <w:rFonts w:ascii="Times New Roman" w:eastAsia="Times New Roman" w:hAnsi="Times New Roman" w:cs="Times New Roman"/>
            <w:sz w:val="24"/>
            <w:szCs w:val="24"/>
          </w:rPr>
          <w:t>Data from the buoys will be transferred from the buoy to a vendor site</w:t>
        </w:r>
      </w:ins>
      <w:ins w:id="32" w:author="Hollister, Jeff" w:date="2022-03-09T10:57:00Z">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HYPERLINK "https://wqdatalive.com" </w:instrText>
        </w:r>
        <w:r>
          <w:rPr>
            <w:rFonts w:ascii="Times New Roman" w:eastAsia="Times New Roman" w:hAnsi="Times New Roman" w:cs="Times New Roman"/>
            <w:sz w:val="24"/>
            <w:szCs w:val="24"/>
          </w:rPr>
          <w:fldChar w:fldCharType="separate"/>
        </w:r>
        <w:r w:rsidRPr="007C620A">
          <w:rPr>
            <w:rStyle w:val="Hyperlink"/>
            <w:rFonts w:ascii="Times New Roman" w:eastAsia="Times New Roman" w:hAnsi="Times New Roman" w:cs="Times New Roman"/>
            <w:sz w:val="24"/>
            <w:szCs w:val="24"/>
          </w:rPr>
          <w:t>https://wqdatalive.com</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every 15 minutes, transferred from the vendor</w:t>
        </w:r>
      </w:ins>
      <w:ins w:id="33" w:author="Hollister, Jeff" w:date="2022-03-09T10:58:00Z">
        <w:r>
          <w:rPr>
            <w:rFonts w:ascii="Times New Roman" w:eastAsia="Times New Roman" w:hAnsi="Times New Roman" w:cs="Times New Roman"/>
            <w:sz w:val="24"/>
            <w:szCs w:val="24"/>
          </w:rPr>
          <w:t xml:space="preserve"> site to EPA’s SFTP site twice daily.  The data are retrieved daily from EPAs SFTP daily.  Data from the </w:t>
        </w:r>
        <w:proofErr w:type="spellStart"/>
        <w:r>
          <w:rPr>
            <w:rFonts w:ascii="Times New Roman" w:eastAsia="Times New Roman" w:hAnsi="Times New Roman" w:cs="Times New Roman"/>
            <w:sz w:val="24"/>
            <w:szCs w:val="24"/>
          </w:rPr>
          <w:t>FLAMe</w:t>
        </w:r>
      </w:ins>
      <w:proofErr w:type="spellEnd"/>
      <w:ins w:id="34" w:author="Hollister, Jeff" w:date="2022-03-09T10:59:00Z">
        <w:r>
          <w:rPr>
            <w:rFonts w:ascii="Times New Roman" w:eastAsia="Times New Roman" w:hAnsi="Times New Roman" w:cs="Times New Roman"/>
            <w:sz w:val="24"/>
            <w:szCs w:val="24"/>
          </w:rPr>
          <w:t xml:space="preserve"> are logged locally on a </w:t>
        </w:r>
        <w:proofErr w:type="spellStart"/>
        <w:r>
          <w:rPr>
            <w:rFonts w:ascii="Times New Roman" w:eastAsia="Times New Roman" w:hAnsi="Times New Roman" w:cs="Times New Roman"/>
            <w:sz w:val="24"/>
            <w:szCs w:val="24"/>
          </w:rPr>
          <w:t>Sutron</w:t>
        </w:r>
        <w:proofErr w:type="spellEnd"/>
        <w:r>
          <w:rPr>
            <w:rFonts w:ascii="Times New Roman" w:eastAsia="Times New Roman" w:hAnsi="Times New Roman" w:cs="Times New Roman"/>
            <w:sz w:val="24"/>
            <w:szCs w:val="24"/>
          </w:rPr>
          <w:t xml:space="preserve"> Data Logger and will be transferred to the field laptop (L26JHOLLIST) during operation.  All data are cleaned</w:t>
        </w:r>
      </w:ins>
      <w:ins w:id="35" w:author="Hollister, Jeff" w:date="2022-03-09T11:00:00Z">
        <w:r>
          <w:rPr>
            <w:rFonts w:ascii="Times New Roman" w:eastAsia="Times New Roman" w:hAnsi="Times New Roman" w:cs="Times New Roman"/>
            <w:sz w:val="24"/>
            <w:szCs w:val="24"/>
          </w:rPr>
          <w:t xml:space="preserve"> and </w:t>
        </w:r>
      </w:ins>
      <w:ins w:id="36" w:author="Hollister, Jeff" w:date="2022-03-09T10:59:00Z">
        <w:r>
          <w:rPr>
            <w:rFonts w:ascii="Times New Roman" w:eastAsia="Times New Roman" w:hAnsi="Times New Roman" w:cs="Times New Roman"/>
            <w:sz w:val="24"/>
            <w:szCs w:val="24"/>
          </w:rPr>
          <w:t>stored in the project repository.</w:t>
        </w:r>
      </w:ins>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69BAFE29"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w:t>
      </w:r>
      <w:r w:rsidR="003E24C9">
        <w:rPr>
          <w:rFonts w:ascii="Times New Roman" w:eastAsia="Times New Roman" w:hAnsi="Times New Roman" w:cs="Times New Roman"/>
          <w:sz w:val="24"/>
          <w:szCs w:val="24"/>
        </w:rPr>
        <w:t xml:space="preserve">for </w:t>
      </w:r>
      <w:r w:rsidRPr="4580DFBB">
        <w:rPr>
          <w:rFonts w:ascii="Times New Roman" w:eastAsia="Times New Roman" w:hAnsi="Times New Roman" w:cs="Times New Roman"/>
          <w:sz w:val="24"/>
          <w:szCs w:val="24"/>
        </w:rPr>
        <w:t>analytical chemistry) and microplate reader (</w:t>
      </w:r>
      <w:r w:rsidR="003E24C9">
        <w:rPr>
          <w:rFonts w:ascii="Times New Roman" w:eastAsia="Times New Roman" w:hAnsi="Times New Roman" w:cs="Times New Roman"/>
          <w:sz w:val="24"/>
          <w:szCs w:val="24"/>
        </w:rPr>
        <w:t xml:space="preserve">for </w:t>
      </w:r>
      <w:r w:rsidR="003E24C9" w:rsidRPr="003E24C9">
        <w:rPr>
          <w:rFonts w:ascii="Times New Roman" w:eastAsia="Times New Roman" w:hAnsi="Times New Roman" w:cs="Times New Roman"/>
          <w:sz w:val="24"/>
          <w:szCs w:val="24"/>
        </w:rPr>
        <w:t xml:space="preserve">enzyme-linked immunosorbent assays </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ELISA)</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will output data in spreadsheet form.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xml:space="preserve">. All laboratory notes will be handwritten in an EPA approved laboratory notebook. </w:t>
      </w:r>
      <w:r w:rsidRPr="4580DFBB">
        <w:rPr>
          <w:rFonts w:ascii="Times New Roman" w:eastAsia="Times New Roman" w:hAnsi="Times New Roman" w:cs="Times New Roman"/>
          <w:sz w:val="24"/>
          <w:szCs w:val="24"/>
        </w:rPr>
        <w:lastRenderedPageBreak/>
        <w:t>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37" w:name="_Toc531072413"/>
      <w:r w:rsidRPr="4580DFBB">
        <w:rPr>
          <w:rFonts w:ascii="Times New Roman" w:eastAsia="Times New Roman" w:hAnsi="Times New Roman" w:cs="Times New Roman"/>
          <w:sz w:val="24"/>
          <w:szCs w:val="24"/>
        </w:rPr>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37"/>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38" w:name="_Toc531072414"/>
      <w:r w:rsidRPr="4580DFBB">
        <w:rPr>
          <w:rFonts w:ascii="Times New Roman" w:hAnsi="Times New Roman"/>
          <w:sz w:val="24"/>
          <w:szCs w:val="24"/>
        </w:rPr>
        <w:t>B1. Experimental Design</w:t>
      </w:r>
      <w:bookmarkEnd w:id="38"/>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3340F041"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del w:id="39" w:author="Shivers, Stephen" w:date="2022-02-22T14:03:00Z">
        <w:r w:rsidR="00013759" w:rsidDel="00F72D2B">
          <w:rPr>
            <w:rFonts w:ascii="Times New Roman" w:eastAsia="Times New Roman" w:hAnsi="Times New Roman" w:cs="Times New Roman"/>
            <w:sz w:val="24"/>
            <w:szCs w:val="24"/>
          </w:rPr>
          <w:delText>“nearish”</w:delText>
        </w:r>
      </w:del>
      <w:ins w:id="40" w:author="Shivers, Stephen" w:date="2022-02-22T14:03:00Z">
        <w:r w:rsidR="00F72D2B">
          <w:rPr>
            <w:rFonts w:ascii="Times New Roman" w:eastAsia="Times New Roman" w:hAnsi="Times New Roman" w:cs="Times New Roman"/>
            <w:sz w:val="24"/>
            <w:szCs w:val="24"/>
          </w:rPr>
          <w:t>near</w:t>
        </w:r>
      </w:ins>
      <w:r w:rsidR="00013759">
        <w:rPr>
          <w:rFonts w:ascii="Times New Roman" w:eastAsia="Times New Roman" w:hAnsi="Times New Roman" w:cs="Times New Roman"/>
          <w:sz w:val="24"/>
          <w:szCs w:val="24"/>
        </w:rPr>
        <w:t xml:space="preserve"> the center of</w:t>
      </w:r>
      <w:r w:rsidRPr="44BA4F1D">
        <w:rPr>
          <w:rFonts w:ascii="Times New Roman" w:eastAsia="Times New Roman" w:hAnsi="Times New Roman" w:cs="Times New Roman"/>
          <w:sz w:val="24"/>
          <w:szCs w:val="24"/>
        </w:rPr>
        <w:t xml:space="preserve"> </w:t>
      </w:r>
      <w:r w:rsidR="00013759" w:rsidRPr="00F72D2B">
        <w:rPr>
          <w:rFonts w:ascii="Times New Roman" w:eastAsia="Times New Roman" w:hAnsi="Times New Roman" w:cs="Times New Roman"/>
          <w:sz w:val="24"/>
          <w:szCs w:val="24"/>
        </w:rPr>
        <w:t>Hamblin</w:t>
      </w:r>
      <w:r w:rsidRPr="00F72D2B">
        <w:rPr>
          <w:rFonts w:ascii="Times New Roman" w:eastAsia="Times New Roman" w:hAnsi="Times New Roman" w:cs="Times New Roman"/>
          <w:sz w:val="24"/>
          <w:szCs w:val="24"/>
        </w:rPr>
        <w:t xml:space="preserve"> </w:t>
      </w:r>
      <w:ins w:id="41" w:author="Shivers, Stephen" w:date="2022-02-22T14:06:00Z">
        <w:r w:rsidR="00F72D2B" w:rsidRPr="00F72D2B">
          <w:rPr>
            <w:rFonts w:ascii="Times New Roman" w:eastAsia="Times New Roman" w:hAnsi="Times New Roman" w:cs="Times New Roman"/>
            <w:sz w:val="24"/>
            <w:szCs w:val="24"/>
          </w:rPr>
          <w:t>(</w:t>
        </w:r>
        <w:r w:rsidR="00F72D2B" w:rsidRPr="00F72D2B">
          <w:rPr>
            <w:rFonts w:ascii="Times New Roman" w:hAnsi="Times New Roman" w:cs="Times New Roman"/>
            <w:sz w:val="24"/>
            <w:szCs w:val="24"/>
            <w:rPrChange w:id="42" w:author="Shivers, Stephen" w:date="2022-02-22T14:07:00Z">
              <w:rPr/>
            </w:rPrChange>
          </w:rPr>
          <w:t>-70.40935, 41.66853</w:t>
        </w:r>
        <w:r w:rsidR="00F72D2B" w:rsidRPr="00F72D2B">
          <w:rPr>
            <w:rFonts w:ascii="Times New Roman" w:eastAsia="Times New Roman" w:hAnsi="Times New Roman" w:cs="Times New Roman"/>
            <w:sz w:val="24"/>
            <w:szCs w:val="24"/>
          </w:rPr>
          <w:t>)</w:t>
        </w:r>
      </w:ins>
      <w:ins w:id="43" w:author="Shivers, Stephen" w:date="2022-02-22T14:08:00Z">
        <w:r w:rsidR="00F72D2B">
          <w:rPr>
            <w:rFonts w:ascii="Times New Roman" w:eastAsia="Times New Roman" w:hAnsi="Times New Roman" w:cs="Times New Roman"/>
            <w:sz w:val="24"/>
            <w:szCs w:val="24"/>
          </w:rPr>
          <w:t xml:space="preserve"> </w:t>
        </w:r>
      </w:ins>
      <w:r w:rsidRPr="00F72D2B">
        <w:rPr>
          <w:rFonts w:ascii="Times New Roman" w:eastAsia="Times New Roman" w:hAnsi="Times New Roman" w:cs="Times New Roman"/>
          <w:sz w:val="24"/>
          <w:szCs w:val="24"/>
        </w:rPr>
        <w:t>and</w:t>
      </w:r>
      <w:r w:rsidRPr="44BA4F1D">
        <w:rPr>
          <w:rFonts w:ascii="Times New Roman" w:eastAsia="Times New Roman" w:hAnsi="Times New Roman" w:cs="Times New Roman"/>
          <w:sz w:val="24"/>
          <w:szCs w:val="24"/>
        </w:rPr>
        <w:t xml:space="preserve"> Shubael </w:t>
      </w:r>
      <w:ins w:id="44" w:author="Shivers, Stephen" w:date="2022-02-22T14:08:00Z">
        <w:r w:rsidR="00F72D2B" w:rsidRPr="00F72D2B">
          <w:rPr>
            <w:rFonts w:ascii="Times New Roman" w:eastAsia="Times New Roman" w:hAnsi="Times New Roman" w:cs="Times New Roman"/>
            <w:sz w:val="24"/>
            <w:szCs w:val="24"/>
          </w:rPr>
          <w:t>(</w:t>
        </w:r>
        <w:r w:rsidR="00F72D2B" w:rsidRPr="00F72D2B">
          <w:rPr>
            <w:rFonts w:ascii="Times New Roman" w:hAnsi="Times New Roman" w:cs="Times New Roman"/>
            <w:sz w:val="24"/>
            <w:szCs w:val="24"/>
            <w:rPrChange w:id="45" w:author="Shivers, Stephen" w:date="2022-02-22T14:08:00Z">
              <w:rPr/>
            </w:rPrChange>
          </w:rPr>
          <w:t>-70.39398, 41.6716</w:t>
        </w:r>
        <w:r w:rsidR="00F72D2B" w:rsidRPr="00F72D2B">
          <w:rPr>
            <w:rFonts w:ascii="Times New Roman" w:eastAsia="Times New Roman" w:hAnsi="Times New Roman" w:cs="Times New Roman"/>
            <w:sz w:val="24"/>
            <w:szCs w:val="24"/>
          </w:rPr>
          <w:t xml:space="preserve">) </w:t>
        </w:r>
      </w:ins>
      <w:r w:rsidRPr="00E21B48">
        <w:rPr>
          <w:rFonts w:ascii="Times New Roman" w:eastAsia="Times New Roman" w:hAnsi="Times New Roman" w:cs="Times New Roman"/>
          <w:sz w:val="24"/>
          <w:szCs w:val="24"/>
        </w:rPr>
        <w:t>ponds</w:t>
      </w:r>
      <w:r w:rsidRPr="44BA4F1D">
        <w:rPr>
          <w:rFonts w:ascii="Times New Roman" w:eastAsia="Times New Roman" w:hAnsi="Times New Roman" w:cs="Times New Roman"/>
          <w:sz w:val="24"/>
          <w:szCs w:val="24"/>
        </w:rPr>
        <w:t xml:space="preserve">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w:t>
      </w:r>
      <w:r w:rsidR="0A3B3676" w:rsidRPr="00C601F2">
        <w:rPr>
          <w:rFonts w:ascii="Times New Roman" w:eastAsia="Times New Roman" w:hAnsi="Times New Roman" w:cs="Times New Roman"/>
          <w:i/>
          <w:iCs/>
          <w:sz w:val="24"/>
          <w:szCs w:val="24"/>
        </w:rPr>
        <w:t>a</w:t>
      </w:r>
      <w:r w:rsidR="00620617">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microcystin,</w:t>
      </w:r>
      <w:r w:rsidR="003E24C9">
        <w:rPr>
          <w:rFonts w:ascii="Times New Roman" w:eastAsia="Times New Roman" w:hAnsi="Times New Roman" w:cs="Times New Roman"/>
          <w:sz w:val="24"/>
          <w:szCs w:val="24"/>
        </w:rPr>
        <w:t xml:space="preserve"> total nitrogen</w:t>
      </w:r>
      <w:r w:rsidR="00B50212">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TN</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total phosphorus</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TP</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nitrate (</w:t>
      </w:r>
      <w:r w:rsidR="1794F290" w:rsidRPr="44BA4F1D">
        <w:rPr>
          <w:rFonts w:ascii="Times New Roman" w:eastAsia="Times New Roman" w:hAnsi="Times New Roman" w:cs="Times New Roman"/>
          <w:sz w:val="24"/>
          <w:szCs w:val="24"/>
        </w:rPr>
        <w:t>NO</w:t>
      </w:r>
      <w:r w:rsidR="1794F290" w:rsidRPr="00363DDC">
        <w:rPr>
          <w:rFonts w:ascii="Times New Roman" w:eastAsia="Times New Roman" w:hAnsi="Times New Roman" w:cs="Times New Roman"/>
          <w:sz w:val="24"/>
          <w:szCs w:val="24"/>
          <w:vertAlign w:val="subscript"/>
        </w:rPr>
        <w:t>3</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phosphate</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PO</w:t>
      </w:r>
      <w:r w:rsidR="1794F290" w:rsidRPr="00363DDC">
        <w:rPr>
          <w:rFonts w:ascii="Times New Roman" w:eastAsia="Times New Roman" w:hAnsi="Times New Roman" w:cs="Times New Roman"/>
          <w:sz w:val="24"/>
          <w:szCs w:val="24"/>
          <w:vertAlign w:val="subscript"/>
        </w:rPr>
        <w:t>4</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and </w:t>
      </w:r>
      <w:r w:rsidR="003E24C9">
        <w:rPr>
          <w:rFonts w:ascii="Times New Roman" w:eastAsia="Times New Roman" w:hAnsi="Times New Roman" w:cs="Times New Roman"/>
          <w:sz w:val="24"/>
          <w:szCs w:val="24"/>
        </w:rPr>
        <w:t>ammonium (</w:t>
      </w:r>
      <w:r w:rsidR="1794F290" w:rsidRPr="44BA4F1D">
        <w:rPr>
          <w:rFonts w:ascii="Times New Roman" w:eastAsia="Times New Roman" w:hAnsi="Times New Roman" w:cs="Times New Roman"/>
          <w:sz w:val="24"/>
          <w:szCs w:val="24"/>
        </w:rPr>
        <w:t>NH</w:t>
      </w:r>
      <w:r w:rsidR="1794F290" w:rsidRPr="00363DDC">
        <w:rPr>
          <w:rFonts w:ascii="Times New Roman" w:eastAsia="Times New Roman" w:hAnsi="Times New Roman" w:cs="Times New Roman"/>
          <w:sz w:val="24"/>
          <w:szCs w:val="24"/>
          <w:vertAlign w:val="subscript"/>
        </w:rPr>
        <w:t>4</w:t>
      </w:r>
      <w:r w:rsidR="003E24C9">
        <w:rPr>
          <w:rFonts w:ascii="Times New Roman" w:eastAsia="Times New Roman" w:hAnsi="Times New Roman" w:cs="Times New Roman"/>
          <w:sz w:val="24"/>
          <w:szCs w:val="24"/>
        </w:rPr>
        <w:t>)</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3E8AC520" w14:textId="178A2CAB" w:rsidR="00E21B48" w:rsidRDefault="005875BE" w:rsidP="4580DFBB">
      <w:pPr>
        <w:spacing w:after="0" w:line="240" w:lineRule="auto"/>
        <w:rPr>
          <w:ins w:id="46" w:author="Shivers, Stephen" w:date="2022-02-22T14:19: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w:t>
      </w:r>
      <w:del w:id="47" w:author="Shivers, Stephen" w:date="2022-02-22T14:19:00Z">
        <w:r w:rsidDel="00E21B48">
          <w:rPr>
            <w:rFonts w:ascii="Times New Roman" w:eastAsia="Times New Roman" w:hAnsi="Times New Roman" w:cs="Times New Roman"/>
            <w:sz w:val="24"/>
            <w:szCs w:val="24"/>
          </w:rPr>
          <w:delText xml:space="preserve">(locations recorded on initial field visit and will have a minimum of 2m depth) </w:delText>
        </w:r>
      </w:del>
      <w:r>
        <w:rPr>
          <w:rFonts w:ascii="Times New Roman" w:eastAsia="Times New Roman" w:hAnsi="Times New Roman" w:cs="Times New Roman"/>
          <w:sz w:val="24"/>
          <w:szCs w:val="24"/>
        </w:rPr>
        <w:t xml:space="preserve">in duplicate for chlorophyll </w:t>
      </w:r>
      <w:proofErr w:type="gramStart"/>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phycocyanin.</w:t>
      </w:r>
      <w:ins w:id="48" w:author="Shivers, Stephen" w:date="2022-02-22T14:19:00Z">
        <w:r w:rsidR="00E21B48">
          <w:rPr>
            <w:rFonts w:ascii="Times New Roman" w:eastAsia="Times New Roman" w:hAnsi="Times New Roman" w:cs="Times New Roman"/>
            <w:sz w:val="24"/>
            <w:szCs w:val="24"/>
          </w:rPr>
          <w:t xml:space="preserve">  The sites are located at:</w:t>
        </w:r>
      </w:ins>
    </w:p>
    <w:p w14:paraId="2AE052D2" w14:textId="7AD60CB1" w:rsidR="00E21B48" w:rsidRDefault="00E21B48" w:rsidP="4580DFBB">
      <w:pPr>
        <w:spacing w:after="0" w:line="240" w:lineRule="auto"/>
        <w:rPr>
          <w:ins w:id="49" w:author="Shivers, Stephen" w:date="2022-02-22T14:19:00Z"/>
          <w:rFonts w:ascii="Times New Roman" w:eastAsia="Times New Roman" w:hAnsi="Times New Roman" w:cs="Times New Roman"/>
          <w:sz w:val="24"/>
          <w:szCs w:val="24"/>
        </w:rPr>
      </w:pPr>
    </w:p>
    <w:p w14:paraId="13BD0E44" w14:textId="77777777" w:rsidR="00E21B48" w:rsidRPr="00E21B48" w:rsidRDefault="00E21B48">
      <w:pPr>
        <w:spacing w:after="0" w:line="240" w:lineRule="auto"/>
        <w:rPr>
          <w:ins w:id="50" w:author="Shivers, Stephen" w:date="2022-02-22T14:19:00Z"/>
          <w:rFonts w:ascii="Times New Roman" w:hAnsi="Times New Roman" w:cs="Times New Roman"/>
          <w:sz w:val="24"/>
          <w:szCs w:val="24"/>
          <w:rPrChange w:id="51" w:author="Shivers, Stephen" w:date="2022-02-22T14:19:00Z">
            <w:rPr>
              <w:ins w:id="52" w:author="Shivers, Stephen" w:date="2022-02-22T14:19:00Z"/>
              <w:rFonts w:ascii="Calibri" w:hAnsi="Calibri"/>
            </w:rPr>
          </w:rPrChange>
        </w:rPr>
        <w:pPrChange w:id="53" w:author="Shivers, Stephen" w:date="2022-02-22T14:20:00Z">
          <w:pPr/>
        </w:pPrChange>
      </w:pPr>
      <w:ins w:id="54" w:author="Shivers, Stephen" w:date="2022-02-22T14:19:00Z">
        <w:r w:rsidRPr="00E21B48">
          <w:rPr>
            <w:rFonts w:ascii="Times New Roman" w:hAnsi="Times New Roman" w:cs="Times New Roman"/>
            <w:sz w:val="24"/>
            <w:szCs w:val="24"/>
            <w:rPrChange w:id="55" w:author="Shivers, Stephen" w:date="2022-02-22T14:19:00Z">
              <w:rPr/>
            </w:rPrChange>
          </w:rPr>
          <w:t>Shubael:</w:t>
        </w:r>
      </w:ins>
    </w:p>
    <w:p w14:paraId="56D90378" w14:textId="77777777" w:rsidR="00E21B48" w:rsidRPr="00E21B48" w:rsidRDefault="00E21B48">
      <w:pPr>
        <w:spacing w:after="0" w:line="240" w:lineRule="auto"/>
        <w:rPr>
          <w:ins w:id="56" w:author="Shivers, Stephen" w:date="2022-02-22T14:19:00Z"/>
          <w:rFonts w:ascii="Times New Roman" w:hAnsi="Times New Roman" w:cs="Times New Roman"/>
          <w:sz w:val="24"/>
          <w:szCs w:val="24"/>
          <w:rPrChange w:id="57" w:author="Shivers, Stephen" w:date="2022-02-22T14:19:00Z">
            <w:rPr>
              <w:ins w:id="58" w:author="Shivers, Stephen" w:date="2022-02-22T14:19:00Z"/>
            </w:rPr>
          </w:rPrChange>
        </w:rPr>
        <w:pPrChange w:id="59" w:author="Shivers, Stephen" w:date="2022-02-22T14:20:00Z">
          <w:pPr/>
        </w:pPrChange>
      </w:pPr>
      <w:ins w:id="60" w:author="Shivers, Stephen" w:date="2022-02-22T14:19:00Z">
        <w:r w:rsidRPr="00E21B48">
          <w:rPr>
            <w:rFonts w:ascii="Times New Roman" w:hAnsi="Times New Roman" w:cs="Times New Roman"/>
            <w:sz w:val="24"/>
            <w:szCs w:val="24"/>
            <w:rPrChange w:id="61" w:author="Shivers, Stephen" w:date="2022-02-22T14:19:00Z">
              <w:rPr/>
            </w:rPrChange>
          </w:rPr>
          <w:t>41.673818197040106, -70.39378288059278</w:t>
        </w:r>
      </w:ins>
    </w:p>
    <w:p w14:paraId="5E66F858" w14:textId="77777777" w:rsidR="00E21B48" w:rsidRPr="00E21B48" w:rsidRDefault="00E21B48">
      <w:pPr>
        <w:spacing w:after="0" w:line="240" w:lineRule="auto"/>
        <w:rPr>
          <w:ins w:id="62" w:author="Shivers, Stephen" w:date="2022-02-22T14:19:00Z"/>
          <w:rFonts w:ascii="Times New Roman" w:hAnsi="Times New Roman" w:cs="Times New Roman"/>
          <w:sz w:val="24"/>
          <w:szCs w:val="24"/>
          <w:rPrChange w:id="63" w:author="Shivers, Stephen" w:date="2022-02-22T14:19:00Z">
            <w:rPr>
              <w:ins w:id="64" w:author="Shivers, Stephen" w:date="2022-02-22T14:19:00Z"/>
            </w:rPr>
          </w:rPrChange>
        </w:rPr>
        <w:pPrChange w:id="65" w:author="Shivers, Stephen" w:date="2022-02-22T14:20:00Z">
          <w:pPr/>
        </w:pPrChange>
      </w:pPr>
      <w:ins w:id="66" w:author="Shivers, Stephen" w:date="2022-02-22T14:19:00Z">
        <w:r w:rsidRPr="00E21B48">
          <w:rPr>
            <w:rFonts w:ascii="Times New Roman" w:hAnsi="Times New Roman" w:cs="Times New Roman"/>
            <w:sz w:val="24"/>
            <w:szCs w:val="24"/>
            <w:rPrChange w:id="67" w:author="Shivers, Stephen" w:date="2022-02-22T14:19:00Z">
              <w:rPr/>
            </w:rPrChange>
          </w:rPr>
          <w:t>41.67226349737033, -70.39547803655252</w:t>
        </w:r>
      </w:ins>
    </w:p>
    <w:p w14:paraId="2F523B6F" w14:textId="77777777" w:rsidR="00E21B48" w:rsidRPr="00E21B48" w:rsidRDefault="00E21B48">
      <w:pPr>
        <w:spacing w:after="0" w:line="240" w:lineRule="auto"/>
        <w:rPr>
          <w:ins w:id="68" w:author="Shivers, Stephen" w:date="2022-02-22T14:19:00Z"/>
          <w:rFonts w:ascii="Times New Roman" w:hAnsi="Times New Roman" w:cs="Times New Roman"/>
          <w:sz w:val="24"/>
          <w:szCs w:val="24"/>
          <w:rPrChange w:id="69" w:author="Shivers, Stephen" w:date="2022-02-22T14:19:00Z">
            <w:rPr>
              <w:ins w:id="70" w:author="Shivers, Stephen" w:date="2022-02-22T14:19:00Z"/>
            </w:rPr>
          </w:rPrChange>
        </w:rPr>
        <w:pPrChange w:id="71" w:author="Shivers, Stephen" w:date="2022-02-22T14:20:00Z">
          <w:pPr/>
        </w:pPrChange>
      </w:pPr>
      <w:ins w:id="72" w:author="Shivers, Stephen" w:date="2022-02-22T14:19:00Z">
        <w:r w:rsidRPr="00E21B48">
          <w:rPr>
            <w:rFonts w:ascii="Times New Roman" w:hAnsi="Times New Roman" w:cs="Times New Roman"/>
            <w:sz w:val="24"/>
            <w:szCs w:val="24"/>
            <w:rPrChange w:id="73" w:author="Shivers, Stephen" w:date="2022-02-22T14:19:00Z">
              <w:rPr/>
            </w:rPrChange>
          </w:rPr>
          <w:t>41.67040421959514, -70.39311769281113</w:t>
        </w:r>
      </w:ins>
    </w:p>
    <w:p w14:paraId="00BEE7A5" w14:textId="77777777" w:rsidR="00E21B48" w:rsidRPr="00E21B48" w:rsidRDefault="00E21B48">
      <w:pPr>
        <w:spacing w:after="0" w:line="240" w:lineRule="auto"/>
        <w:rPr>
          <w:ins w:id="74" w:author="Shivers, Stephen" w:date="2022-02-22T14:19:00Z"/>
          <w:rFonts w:ascii="Times New Roman" w:hAnsi="Times New Roman" w:cs="Times New Roman"/>
          <w:sz w:val="24"/>
          <w:szCs w:val="24"/>
          <w:rPrChange w:id="75" w:author="Shivers, Stephen" w:date="2022-02-22T14:19:00Z">
            <w:rPr>
              <w:ins w:id="76" w:author="Shivers, Stephen" w:date="2022-02-22T14:19:00Z"/>
            </w:rPr>
          </w:rPrChange>
        </w:rPr>
        <w:pPrChange w:id="77" w:author="Shivers, Stephen" w:date="2022-02-22T14:20:00Z">
          <w:pPr/>
        </w:pPrChange>
      </w:pPr>
      <w:ins w:id="78" w:author="Shivers, Stephen" w:date="2022-02-22T14:19:00Z">
        <w:r w:rsidRPr="00E21B48">
          <w:rPr>
            <w:rFonts w:ascii="Times New Roman" w:hAnsi="Times New Roman" w:cs="Times New Roman"/>
            <w:sz w:val="24"/>
            <w:szCs w:val="24"/>
            <w:rPrChange w:id="79" w:author="Shivers, Stephen" w:date="2022-02-22T14:19:00Z">
              <w:rPr/>
            </w:rPrChange>
          </w:rPr>
          <w:t>41.672728308423174, -70.39103629878461</w:t>
        </w:r>
      </w:ins>
    </w:p>
    <w:p w14:paraId="36C96202" w14:textId="77777777" w:rsidR="00E21B48" w:rsidRPr="00E21B48" w:rsidRDefault="00E21B48">
      <w:pPr>
        <w:spacing w:after="0" w:line="240" w:lineRule="auto"/>
        <w:rPr>
          <w:ins w:id="80" w:author="Shivers, Stephen" w:date="2022-02-22T14:19:00Z"/>
          <w:rFonts w:ascii="Times New Roman" w:hAnsi="Times New Roman" w:cs="Times New Roman"/>
          <w:sz w:val="24"/>
          <w:szCs w:val="24"/>
          <w:rPrChange w:id="81" w:author="Shivers, Stephen" w:date="2022-02-22T14:19:00Z">
            <w:rPr>
              <w:ins w:id="82" w:author="Shivers, Stephen" w:date="2022-02-22T14:19:00Z"/>
            </w:rPr>
          </w:rPrChange>
        </w:rPr>
        <w:pPrChange w:id="83" w:author="Shivers, Stephen" w:date="2022-02-22T14:20:00Z">
          <w:pPr/>
        </w:pPrChange>
      </w:pPr>
    </w:p>
    <w:p w14:paraId="66C1C1FD" w14:textId="77777777" w:rsidR="00E21B48" w:rsidRPr="00E21B48" w:rsidRDefault="00E21B48">
      <w:pPr>
        <w:spacing w:after="0" w:line="240" w:lineRule="auto"/>
        <w:rPr>
          <w:ins w:id="84" w:author="Shivers, Stephen" w:date="2022-02-22T14:19:00Z"/>
          <w:rFonts w:ascii="Times New Roman" w:hAnsi="Times New Roman" w:cs="Times New Roman"/>
          <w:sz w:val="24"/>
          <w:szCs w:val="24"/>
          <w:rPrChange w:id="85" w:author="Shivers, Stephen" w:date="2022-02-22T14:19:00Z">
            <w:rPr>
              <w:ins w:id="86" w:author="Shivers, Stephen" w:date="2022-02-22T14:19:00Z"/>
            </w:rPr>
          </w:rPrChange>
        </w:rPr>
        <w:pPrChange w:id="87" w:author="Shivers, Stephen" w:date="2022-02-22T14:20:00Z">
          <w:pPr/>
        </w:pPrChange>
      </w:pPr>
      <w:ins w:id="88" w:author="Shivers, Stephen" w:date="2022-02-22T14:19:00Z">
        <w:r w:rsidRPr="00E21B48">
          <w:rPr>
            <w:rFonts w:ascii="Times New Roman" w:hAnsi="Times New Roman" w:cs="Times New Roman"/>
            <w:sz w:val="24"/>
            <w:szCs w:val="24"/>
            <w:rPrChange w:id="89" w:author="Shivers, Stephen" w:date="2022-02-22T14:19:00Z">
              <w:rPr/>
            </w:rPrChange>
          </w:rPr>
          <w:t>Hamblin:</w:t>
        </w:r>
      </w:ins>
    </w:p>
    <w:p w14:paraId="323BF55B" w14:textId="77777777" w:rsidR="00E21B48" w:rsidRPr="00E21B48" w:rsidRDefault="00E21B48">
      <w:pPr>
        <w:spacing w:after="0" w:line="240" w:lineRule="auto"/>
        <w:rPr>
          <w:ins w:id="90" w:author="Shivers, Stephen" w:date="2022-02-22T14:19:00Z"/>
          <w:rFonts w:ascii="Times New Roman" w:hAnsi="Times New Roman" w:cs="Times New Roman"/>
          <w:sz w:val="24"/>
          <w:szCs w:val="24"/>
          <w:rPrChange w:id="91" w:author="Shivers, Stephen" w:date="2022-02-22T14:19:00Z">
            <w:rPr>
              <w:ins w:id="92" w:author="Shivers, Stephen" w:date="2022-02-22T14:19:00Z"/>
            </w:rPr>
          </w:rPrChange>
        </w:rPr>
        <w:pPrChange w:id="93" w:author="Shivers, Stephen" w:date="2022-02-22T14:20:00Z">
          <w:pPr/>
        </w:pPrChange>
      </w:pPr>
      <w:ins w:id="94" w:author="Shivers, Stephen" w:date="2022-02-22T14:19:00Z">
        <w:r w:rsidRPr="00E21B48">
          <w:rPr>
            <w:rFonts w:ascii="Times New Roman" w:hAnsi="Times New Roman" w:cs="Times New Roman"/>
            <w:sz w:val="24"/>
            <w:szCs w:val="24"/>
            <w:rPrChange w:id="95" w:author="Shivers, Stephen" w:date="2022-02-22T14:19:00Z">
              <w:rPr/>
            </w:rPrChange>
          </w:rPr>
          <w:t>41.66905781251006, -70.4120004427423</w:t>
        </w:r>
      </w:ins>
    </w:p>
    <w:p w14:paraId="414073DC" w14:textId="77777777" w:rsidR="00E21B48" w:rsidRPr="00E21B48" w:rsidRDefault="00E21B48">
      <w:pPr>
        <w:spacing w:after="0" w:line="240" w:lineRule="auto"/>
        <w:rPr>
          <w:ins w:id="96" w:author="Shivers, Stephen" w:date="2022-02-22T14:19:00Z"/>
          <w:rFonts w:ascii="Times New Roman" w:hAnsi="Times New Roman" w:cs="Times New Roman"/>
          <w:sz w:val="24"/>
          <w:szCs w:val="24"/>
          <w:rPrChange w:id="97" w:author="Shivers, Stephen" w:date="2022-02-22T14:19:00Z">
            <w:rPr>
              <w:ins w:id="98" w:author="Shivers, Stephen" w:date="2022-02-22T14:19:00Z"/>
            </w:rPr>
          </w:rPrChange>
        </w:rPr>
        <w:pPrChange w:id="99" w:author="Shivers, Stephen" w:date="2022-02-22T14:20:00Z">
          <w:pPr/>
        </w:pPrChange>
      </w:pPr>
      <w:ins w:id="100" w:author="Shivers, Stephen" w:date="2022-02-22T14:19:00Z">
        <w:r w:rsidRPr="00E21B48">
          <w:rPr>
            <w:rFonts w:ascii="Times New Roman" w:hAnsi="Times New Roman" w:cs="Times New Roman"/>
            <w:sz w:val="24"/>
            <w:szCs w:val="24"/>
            <w:rPrChange w:id="101" w:author="Shivers, Stephen" w:date="2022-02-22T14:19:00Z">
              <w:rPr/>
            </w:rPrChange>
          </w:rPr>
          <w:t>41.66469782491696, -70.4120004427423</w:t>
        </w:r>
      </w:ins>
    </w:p>
    <w:p w14:paraId="60A9838E" w14:textId="77777777" w:rsidR="00E21B48" w:rsidRPr="00E21B48" w:rsidRDefault="00E21B48">
      <w:pPr>
        <w:spacing w:after="0" w:line="240" w:lineRule="auto"/>
        <w:rPr>
          <w:ins w:id="102" w:author="Shivers, Stephen" w:date="2022-02-22T14:19:00Z"/>
          <w:rFonts w:ascii="Times New Roman" w:hAnsi="Times New Roman" w:cs="Times New Roman"/>
          <w:sz w:val="24"/>
          <w:szCs w:val="24"/>
          <w:rPrChange w:id="103" w:author="Shivers, Stephen" w:date="2022-02-22T14:19:00Z">
            <w:rPr>
              <w:ins w:id="104" w:author="Shivers, Stephen" w:date="2022-02-22T14:19:00Z"/>
            </w:rPr>
          </w:rPrChange>
        </w:rPr>
        <w:pPrChange w:id="105" w:author="Shivers, Stephen" w:date="2022-02-22T14:20:00Z">
          <w:pPr/>
        </w:pPrChange>
      </w:pPr>
      <w:ins w:id="106" w:author="Shivers, Stephen" w:date="2022-02-22T14:19:00Z">
        <w:r w:rsidRPr="00E21B48">
          <w:rPr>
            <w:rFonts w:ascii="Times New Roman" w:hAnsi="Times New Roman" w:cs="Times New Roman"/>
            <w:sz w:val="24"/>
            <w:szCs w:val="24"/>
            <w:rPrChange w:id="107" w:author="Shivers, Stephen" w:date="2022-02-22T14:19:00Z">
              <w:rPr/>
            </w:rPrChange>
          </w:rPr>
          <w:t>41.67224746934314, -70.40751578963365</w:t>
        </w:r>
      </w:ins>
    </w:p>
    <w:p w14:paraId="6228C71C" w14:textId="77777777" w:rsidR="00E21B48" w:rsidRPr="00E21B48" w:rsidRDefault="00E21B48">
      <w:pPr>
        <w:spacing w:after="0" w:line="240" w:lineRule="auto"/>
        <w:rPr>
          <w:ins w:id="108" w:author="Shivers, Stephen" w:date="2022-02-22T14:19:00Z"/>
          <w:rFonts w:ascii="Times New Roman" w:hAnsi="Times New Roman" w:cs="Times New Roman"/>
          <w:sz w:val="24"/>
          <w:szCs w:val="24"/>
          <w:rPrChange w:id="109" w:author="Shivers, Stephen" w:date="2022-02-22T14:19:00Z">
            <w:rPr>
              <w:ins w:id="110" w:author="Shivers, Stephen" w:date="2022-02-22T14:19:00Z"/>
            </w:rPr>
          </w:rPrChange>
        </w:rPr>
        <w:pPrChange w:id="111" w:author="Shivers, Stephen" w:date="2022-02-22T14:20:00Z">
          <w:pPr/>
        </w:pPrChange>
      </w:pPr>
      <w:ins w:id="112" w:author="Shivers, Stephen" w:date="2022-02-22T14:19:00Z">
        <w:r w:rsidRPr="00E21B48">
          <w:rPr>
            <w:rFonts w:ascii="Times New Roman" w:hAnsi="Times New Roman" w:cs="Times New Roman"/>
            <w:sz w:val="24"/>
            <w:szCs w:val="24"/>
            <w:rPrChange w:id="113" w:author="Shivers, Stephen" w:date="2022-02-22T14:19:00Z">
              <w:rPr/>
            </w:rPrChange>
          </w:rPr>
          <w:t>41.66843268536268, -70.40652873679633</w:t>
        </w:r>
      </w:ins>
    </w:p>
    <w:p w14:paraId="00B1CA4E" w14:textId="77777777" w:rsidR="00E21B48" w:rsidRDefault="00E21B48" w:rsidP="4580DFBB">
      <w:pPr>
        <w:spacing w:after="0" w:line="240" w:lineRule="auto"/>
        <w:rPr>
          <w:ins w:id="114" w:author="Shivers, Stephen" w:date="2022-02-22T14:19:00Z"/>
          <w:rFonts w:ascii="Times New Roman" w:eastAsia="Times New Roman" w:hAnsi="Times New Roman" w:cs="Times New Roman"/>
          <w:sz w:val="24"/>
          <w:szCs w:val="24"/>
        </w:rPr>
      </w:pPr>
    </w:p>
    <w:p w14:paraId="16ECF61B" w14:textId="77777777" w:rsidR="00E21B48" w:rsidRDefault="00E21B48" w:rsidP="4580DFBB">
      <w:pPr>
        <w:spacing w:after="0" w:line="240" w:lineRule="auto"/>
        <w:rPr>
          <w:ins w:id="115" w:author="Shivers, Stephen" w:date="2022-02-22T14:19:00Z"/>
          <w:rFonts w:ascii="Times New Roman" w:eastAsia="Times New Roman" w:hAnsi="Times New Roman" w:cs="Times New Roman"/>
          <w:sz w:val="24"/>
          <w:szCs w:val="24"/>
        </w:rPr>
      </w:pPr>
    </w:p>
    <w:p w14:paraId="54301501" w14:textId="69CA78D3"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del w:id="116" w:author="Shivers, Stephen" w:date="2022-02-22T14:19:00Z">
        <w:r w:rsidDel="00E21B4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Opportunistic samples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corralled blooms not at a predetermined site) will be collected if necessary. </w:t>
      </w:r>
      <w:r w:rsidR="4016A448" w:rsidRPr="44BA4F1D">
        <w:rPr>
          <w:rFonts w:ascii="Times New Roman" w:eastAsia="Times New Roman" w:hAnsi="Times New Roman" w:cs="Times New Roman"/>
          <w:sz w:val="24"/>
          <w:szCs w:val="24"/>
        </w:rPr>
        <w:t xml:space="preserve">Concurrent with water sample collection, the </w:t>
      </w:r>
      <w:proofErr w:type="spellStart"/>
      <w:r w:rsidR="4016A448" w:rsidRPr="44BA4F1D">
        <w:rPr>
          <w:rFonts w:ascii="Times New Roman" w:eastAsia="Times New Roman" w:hAnsi="Times New Roman" w:cs="Times New Roman"/>
          <w:sz w:val="24"/>
          <w:szCs w:val="24"/>
        </w:rPr>
        <w:t>FLAMe</w:t>
      </w:r>
      <w:proofErr w:type="spellEnd"/>
      <w:r w:rsidR="4016A448" w:rsidRPr="44BA4F1D">
        <w:rPr>
          <w:rFonts w:ascii="Times New Roman" w:eastAsia="Times New Roman" w:hAnsi="Times New Roman" w:cs="Times New Roman"/>
          <w:sz w:val="24"/>
          <w:szCs w:val="24"/>
        </w:rPr>
        <w:t xml:space="preserv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117" w:name="_Toc531072415"/>
      <w:r w:rsidRPr="4580DFBB">
        <w:rPr>
          <w:rFonts w:ascii="Times New Roman" w:hAnsi="Times New Roman"/>
          <w:sz w:val="24"/>
          <w:szCs w:val="24"/>
        </w:rPr>
        <w:t>B2. Sampling Methods</w:t>
      </w:r>
      <w:bookmarkEnd w:id="117"/>
    </w:p>
    <w:p w14:paraId="7B562D60" w14:textId="77777777" w:rsidR="000F743F" w:rsidRDefault="000F743F" w:rsidP="006F7633">
      <w:pPr>
        <w:rPr>
          <w:rFonts w:ascii="Times New Roman" w:eastAsia="Times New Roman" w:hAnsi="Times New Roman" w:cs="Times New Roman"/>
          <w:sz w:val="24"/>
          <w:szCs w:val="24"/>
        </w:rPr>
      </w:pPr>
    </w:p>
    <w:p w14:paraId="65BB9F68" w14:textId="780C8F10" w:rsidR="006F7633" w:rsidRDefault="3C7BD222" w:rsidP="006F7633">
      <w:pPr>
        <w:rPr>
          <w:ins w:id="118" w:author="Hollister, Jeff" w:date="2022-03-09T11:01:00Z"/>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lastRenderedPageBreak/>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Pr="00013759">
        <w:rPr>
          <w:rFonts w:ascii="Times New Roman" w:eastAsia="Times New Roman" w:hAnsi="Times New Roman" w:cs="Times New Roman"/>
          <w:sz w:val="24"/>
          <w:szCs w:val="24"/>
        </w:rPr>
        <w:t>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w:t>
      </w:r>
      <w:r w:rsidR="4F2B632C" w:rsidRPr="00C601F2">
        <w:rPr>
          <w:rFonts w:ascii="Times New Roman" w:eastAsia="Times New Roman" w:hAnsi="Times New Roman" w:cs="Times New Roman"/>
          <w:i/>
          <w:iCs/>
          <w:sz w:val="24"/>
          <w:szCs w:val="24"/>
        </w:rPr>
        <w:t>a</w:t>
      </w:r>
      <w:r w:rsidR="4F2B632C" w:rsidRPr="44BA4F1D">
        <w:rPr>
          <w:rFonts w:ascii="Times New Roman" w:eastAsia="Times New Roman" w:hAnsi="Times New Roman" w:cs="Times New Roman"/>
          <w:sz w:val="24"/>
          <w:szCs w:val="24"/>
        </w:rPr>
        <w:t xml:space="preserve">,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w:t>
      </w:r>
      <w:r w:rsidR="004A577B">
        <w:rPr>
          <w:rFonts w:ascii="Times New Roman" w:eastAsia="Times New Roman" w:hAnsi="Times New Roman" w:cs="Times New Roman"/>
          <w:sz w:val="24"/>
          <w:szCs w:val="24"/>
        </w:rPr>
        <w:t xml:space="preserve"> Nitrate data will be collected using a </w:t>
      </w:r>
      <w:proofErr w:type="spellStart"/>
      <w:r w:rsidR="004A577B">
        <w:rPr>
          <w:rFonts w:ascii="Times New Roman" w:eastAsia="Times New Roman" w:hAnsi="Times New Roman" w:cs="Times New Roman"/>
          <w:sz w:val="24"/>
          <w:szCs w:val="24"/>
        </w:rPr>
        <w:t>TriOS</w:t>
      </w:r>
      <w:proofErr w:type="spellEnd"/>
      <w:r w:rsidR="004A577B">
        <w:rPr>
          <w:rFonts w:ascii="Times New Roman" w:eastAsia="Times New Roman" w:hAnsi="Times New Roman" w:cs="Times New Roman"/>
          <w:sz w:val="24"/>
          <w:szCs w:val="24"/>
        </w:rPr>
        <w:t xml:space="preserve"> NICO optical Nitrate Sensor.</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4"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w:t>
      </w:r>
      <w:del w:id="119" w:author="Hollister, Jeff" w:date="2022-03-09T11:29:00Z">
        <w:r w:rsidR="00451789" w:rsidDel="00AB76F1">
          <w:rPr>
            <w:rFonts w:ascii="Times New Roman" w:eastAsia="Times New Roman" w:hAnsi="Times New Roman" w:cs="Times New Roman"/>
            <w:sz w:val="24"/>
            <w:szCs w:val="24"/>
          </w:rPr>
          <w:delText xml:space="preserve"> </w:delText>
        </w:r>
      </w:del>
      <w:r w:rsidR="00451789">
        <w:rPr>
          <w:rFonts w:ascii="Times New Roman" w:eastAsia="Times New Roman" w:hAnsi="Times New Roman" w:cs="Times New Roman"/>
          <w:sz w:val="24"/>
          <w:szCs w:val="24"/>
        </w:rPr>
        <w:t xml:space="preserve">then sent to USEPA </w:t>
      </w:r>
      <w:proofErr w:type="spellStart"/>
      <w:r w:rsidR="00451789">
        <w:rPr>
          <w:rFonts w:ascii="Times New Roman" w:eastAsia="Times New Roman" w:hAnsi="Times New Roman" w:cs="Times New Roman"/>
          <w:sz w:val="24"/>
          <w:szCs w:val="24"/>
        </w:rPr>
        <w:t>GoAnywhere</w:t>
      </w:r>
      <w:proofErr w:type="spellEnd"/>
      <w:r w:rsidR="00451789">
        <w:rPr>
          <w:rFonts w:ascii="Times New Roman" w:eastAsia="Times New Roman" w:hAnsi="Times New Roman" w:cs="Times New Roman"/>
          <w:sz w:val="24"/>
          <w:szCs w:val="24"/>
        </w:rPr>
        <w:t xml:space="preserv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r w:rsidR="00946FC2">
        <w:rPr>
          <w:rFonts w:ascii="Times New Roman" w:eastAsia="Times New Roman" w:hAnsi="Times New Roman" w:cs="Times New Roman"/>
          <w:sz w:val="24"/>
          <w:szCs w:val="24"/>
        </w:rPr>
        <w:t xml:space="preserve"> See Appendix 1 for Information Security Officer Sensor Check List.</w:t>
      </w:r>
    </w:p>
    <w:p w14:paraId="44EDA39D" w14:textId="7560F684" w:rsidR="005517B5" w:rsidRDefault="00AB76F1" w:rsidP="006F7633">
      <w:pPr>
        <w:rPr>
          <w:rFonts w:ascii="Times New Roman" w:eastAsia="Times New Roman" w:hAnsi="Times New Roman" w:cs="Times New Roman"/>
          <w:sz w:val="24"/>
          <w:szCs w:val="24"/>
        </w:rPr>
      </w:pPr>
      <w:ins w:id="120" w:author="Hollister, Jeff" w:date="2022-03-09T11:28:00Z">
        <w:r>
          <w:rPr>
            <w:rFonts w:ascii="Times New Roman" w:eastAsia="Times New Roman" w:hAnsi="Times New Roman" w:cs="Times New Roman"/>
            <w:sz w:val="24"/>
            <w:szCs w:val="24"/>
          </w:rPr>
          <w:t xml:space="preserve">Spatially resolved physical and biological parameters will be collected by a </w:t>
        </w:r>
      </w:ins>
      <w:ins w:id="121" w:author="Hollister, Jeff" w:date="2022-03-09T11:29:00Z">
        <w:r w:rsidRPr="00AB76F1">
          <w:rPr>
            <w:rFonts w:ascii="Times New Roman" w:eastAsia="Times New Roman" w:hAnsi="Times New Roman" w:cs="Times New Roman"/>
            <w:sz w:val="24"/>
            <w:szCs w:val="24"/>
          </w:rPr>
          <w:t>Fast Limnological Automated Measurements (</w:t>
        </w:r>
        <w:proofErr w:type="spellStart"/>
        <w:r w:rsidRPr="00AB76F1">
          <w:rPr>
            <w:rFonts w:ascii="Times New Roman" w:eastAsia="Times New Roman" w:hAnsi="Times New Roman" w:cs="Times New Roman"/>
            <w:sz w:val="24"/>
            <w:szCs w:val="24"/>
          </w:rPr>
          <w:t>FLAMe</w:t>
        </w:r>
        <w:proofErr w:type="spellEnd"/>
        <w:r w:rsidRPr="00AB76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system that is outfitted with the same sensors as the buoys.  The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is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w:t>
        </w:r>
      </w:ins>
      <w:ins w:id="122" w:author="Hollister, Jeff" w:date="2022-03-09T11:30:00Z">
        <w:r>
          <w:rPr>
            <w:rFonts w:ascii="Times New Roman" w:eastAsia="Times New Roman" w:hAnsi="Times New Roman" w:cs="Times New Roman"/>
            <w:sz w:val="24"/>
            <w:szCs w:val="24"/>
          </w:rPr>
          <w:t xml:space="preserve">transom mounted </w:t>
        </w:r>
      </w:ins>
      <w:ins w:id="123" w:author="Hollister, Jeff" w:date="2022-03-09T11:29:00Z">
        <w:r>
          <w:rPr>
            <w:rFonts w:ascii="Times New Roman" w:eastAsia="Times New Roman" w:hAnsi="Times New Roman" w:cs="Times New Roman"/>
            <w:sz w:val="24"/>
            <w:szCs w:val="24"/>
          </w:rPr>
          <w:t xml:space="preserve">onboard flowthrough system that will collect measurements every </w:t>
        </w:r>
      </w:ins>
      <w:ins w:id="124" w:author="Hollister, Jeff" w:date="2022-03-09T11:30:00Z">
        <w:r>
          <w:rPr>
            <w:rFonts w:ascii="Times New Roman" w:eastAsia="Times New Roman" w:hAnsi="Times New Roman" w:cs="Times New Roman"/>
            <w:sz w:val="24"/>
            <w:szCs w:val="24"/>
          </w:rPr>
          <w:t>10-15 seconds while following a pre-determined route in each waterbody.  These data are collected and stored on a data logger that communicates in real-time with a field laptop</w:t>
        </w:r>
      </w:ins>
      <w:ins w:id="125" w:author="Hollister, Jeff" w:date="2022-03-09T11:31:00Z">
        <w:r>
          <w:rPr>
            <w:rFonts w:ascii="Times New Roman" w:eastAsia="Times New Roman" w:hAnsi="Times New Roman" w:cs="Times New Roman"/>
            <w:sz w:val="24"/>
            <w:szCs w:val="24"/>
          </w:rPr>
          <w:t xml:space="preserve">.  While the buoys provide detailed temporal data </w:t>
        </w:r>
        <w:proofErr w:type="gramStart"/>
        <w:r>
          <w:rPr>
            <w:rFonts w:ascii="Times New Roman" w:eastAsia="Times New Roman" w:hAnsi="Times New Roman" w:cs="Times New Roman"/>
            <w:sz w:val="24"/>
            <w:szCs w:val="24"/>
          </w:rPr>
          <w:t>during the course of</w:t>
        </w:r>
        <w:proofErr w:type="gramEnd"/>
        <w:r>
          <w:rPr>
            <w:rFonts w:ascii="Times New Roman" w:eastAsia="Times New Roman" w:hAnsi="Times New Roman" w:cs="Times New Roman"/>
            <w:sz w:val="24"/>
            <w:szCs w:val="24"/>
          </w:rPr>
          <w:t xml:space="preserve"> the field season, the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provides detailed spatial data on those same variables.  </w:t>
        </w:r>
      </w:ins>
      <w:proofErr w:type="spellStart"/>
      <w:ins w:id="126" w:author="Hollister, Jeff" w:date="2022-03-09T11:32:00Z">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surveys will be conducted on each field visit to Shubael and Hamblin Ponds.  Water samples from the four perimeter sites and the buoy site w</w:t>
        </w:r>
      </w:ins>
      <w:ins w:id="127" w:author="Hollister, Jeff" w:date="2022-03-09T11:33:00Z">
        <w:r>
          <w:rPr>
            <w:rFonts w:ascii="Times New Roman" w:eastAsia="Times New Roman" w:hAnsi="Times New Roman" w:cs="Times New Roman"/>
            <w:sz w:val="24"/>
            <w:szCs w:val="24"/>
          </w:rPr>
          <w:t xml:space="preserve">ill be used to validation of the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data.  </w:t>
        </w:r>
      </w:ins>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 xml:space="preserve">using a Secchi disk.  The Secchi disk will be lowered on the shaded side of the boat until it </w:t>
      </w:r>
      <w:proofErr w:type="gramStart"/>
      <w:r w:rsidRPr="44BA4F1D">
        <w:rPr>
          <w:rFonts w:ascii="Times New Roman" w:eastAsia="Times New Roman" w:hAnsi="Times New Roman" w:cs="Times New Roman"/>
          <w:sz w:val="24"/>
          <w:szCs w:val="24"/>
        </w:rPr>
        <w:t>disappears</w:t>
      </w:r>
      <w:proofErr w:type="gramEnd"/>
      <w:r w:rsidRPr="44BA4F1D">
        <w:rPr>
          <w:rFonts w:ascii="Times New Roman" w:eastAsia="Times New Roman" w:hAnsi="Times New Roman" w:cs="Times New Roman"/>
          <w:sz w:val="24"/>
          <w:szCs w:val="24"/>
        </w:rPr>
        <w:t xml:space="preserve">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w:t>
      </w:r>
      <w:proofErr w:type="spellStart"/>
      <w:r w:rsidR="00512634">
        <w:rPr>
          <w:rFonts w:ascii="Times New Roman" w:eastAsia="Times New Roman" w:hAnsi="Times New Roman" w:cs="Times New Roman"/>
          <w:sz w:val="24"/>
          <w:szCs w:val="24"/>
        </w:rPr>
        <w:t>Amand</w:t>
      </w:r>
      <w:proofErr w:type="spellEnd"/>
      <w:r w:rsidR="00512634">
        <w:rPr>
          <w:rFonts w:ascii="Times New Roman" w:eastAsia="Times New Roman" w:hAnsi="Times New Roman" w:cs="Times New Roman"/>
          <w:sz w:val="24"/>
          <w:szCs w:val="24"/>
        </w:rPr>
        <w:t xml:space="preserve"> at </w:t>
      </w:r>
      <w:proofErr w:type="spellStart"/>
      <w:r w:rsidR="00512634">
        <w:rPr>
          <w:rFonts w:ascii="Times New Roman" w:eastAsia="Times New Roman" w:hAnsi="Times New Roman" w:cs="Times New Roman"/>
          <w:sz w:val="24"/>
          <w:szCs w:val="24"/>
        </w:rPr>
        <w:t>Phycotech</w:t>
      </w:r>
      <w:proofErr w:type="spellEnd"/>
      <w:r w:rsidR="00512634">
        <w:rPr>
          <w:rFonts w:ascii="Times New Roman" w:eastAsia="Times New Roman" w:hAnsi="Times New Roman" w:cs="Times New Roman"/>
          <w:sz w:val="24"/>
          <w:szCs w:val="24"/>
        </w:rPr>
        <w:t>.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w:t>
      </w:r>
      <w:proofErr w:type="gramStart"/>
      <w:r w:rsidR="00156D8A">
        <w:rPr>
          <w:rFonts w:ascii="Times New Roman" w:eastAsia="Times New Roman" w:hAnsi="Times New Roman" w:cs="Times New Roman"/>
          <w:sz w:val="24"/>
          <w:szCs w:val="24"/>
        </w:rPr>
        <w:t>at a later date</w:t>
      </w:r>
      <w:proofErr w:type="gramEnd"/>
      <w:r w:rsidR="00512634">
        <w:rPr>
          <w:rFonts w:ascii="Times New Roman" w:eastAsia="Times New Roman" w:hAnsi="Times New Roman" w:cs="Times New Roman"/>
          <w:sz w:val="24"/>
          <w:szCs w:val="24"/>
        </w:rPr>
        <w:t xml:space="preserve">.  </w:t>
      </w:r>
      <w:r w:rsidR="00512634">
        <w:rPr>
          <w:rFonts w:ascii="Times New Roman" w:eastAsia="Times New Roman" w:hAnsi="Times New Roman" w:cs="Times New Roman"/>
          <w:sz w:val="24"/>
          <w:szCs w:val="24"/>
        </w:rPr>
        <w:lastRenderedPageBreak/>
        <w:t>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128" w:name="_Toc531072416"/>
      <w:r w:rsidRPr="4580DFBB">
        <w:rPr>
          <w:rFonts w:ascii="Times New Roman" w:hAnsi="Times New Roman"/>
          <w:sz w:val="24"/>
          <w:szCs w:val="24"/>
        </w:rPr>
        <w:t>B3. Sample Handling and Chain of Custody</w:t>
      </w:r>
      <w:bookmarkEnd w:id="128"/>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w:t>
      </w:r>
      <w:proofErr w:type="spellStart"/>
      <w:r w:rsidRPr="4580DFBB">
        <w:rPr>
          <w:rFonts w:ascii="Times New Roman" w:eastAsia="Times New Roman" w:hAnsi="Times New Roman" w:cs="Times New Roman"/>
          <w:color w:val="000000" w:themeColor="text1"/>
          <w:sz w:val="24"/>
          <w:szCs w:val="24"/>
        </w:rPr>
        <w:t>ashed</w:t>
      </w:r>
      <w:proofErr w:type="spellEnd"/>
      <w:r w:rsidRPr="4580DFBB">
        <w:rPr>
          <w:rFonts w:ascii="Times New Roman" w:eastAsia="Times New Roman" w:hAnsi="Times New Roman" w:cs="Times New Roman"/>
          <w:color w:val="000000" w:themeColor="text1"/>
          <w:sz w:val="24"/>
          <w:szCs w:val="24"/>
        </w:rPr>
        <w:t xml:space="preserve">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proofErr w:type="spellStart"/>
      <w:proofErr w:type="gramStart"/>
      <w:r w:rsidRPr="4580DFBB">
        <w:rPr>
          <w:rFonts w:ascii="Times New Roman" w:eastAsia="Times New Roman" w:hAnsi="Times New Roman" w:cs="Times New Roman"/>
          <w:i/>
          <w:iCs/>
          <w:color w:val="000000" w:themeColor="text1"/>
          <w:sz w:val="24"/>
          <w:szCs w:val="24"/>
        </w:rPr>
        <w:t>a</w:t>
      </w:r>
      <w:proofErr w:type="spellEnd"/>
      <w:proofErr w:type="gramEnd"/>
      <w:r w:rsidRPr="4580DFBB">
        <w:rPr>
          <w:rFonts w:ascii="Times New Roman" w:eastAsia="Times New Roman" w:hAnsi="Times New Roman" w:cs="Times New Roman"/>
          <w:color w:val="000000" w:themeColor="text1"/>
          <w:sz w:val="24"/>
          <w:szCs w:val="24"/>
        </w:rPr>
        <w:t xml:space="preserve"> analysis.  If chlorophyll </w:t>
      </w:r>
      <w:proofErr w:type="gramStart"/>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concentrations</w:t>
      </w:r>
      <w:proofErr w:type="gramEnd"/>
      <w:r w:rsidRPr="4580DFBB">
        <w:rPr>
          <w:rFonts w:ascii="Times New Roman" w:eastAsia="Times New Roman" w:hAnsi="Times New Roman" w:cs="Times New Roman"/>
          <w:color w:val="000000" w:themeColor="text1"/>
          <w:sz w:val="24"/>
          <w:szCs w:val="24"/>
        </w:rPr>
        <w:t xml:space="preserve">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proofErr w:type="gramStart"/>
      <w:r w:rsidRPr="4580DFBB">
        <w:rPr>
          <w:rFonts w:ascii="Times New Roman" w:eastAsia="Times New Roman" w:hAnsi="Times New Roman" w:cs="Times New Roman"/>
          <w:color w:val="000000" w:themeColor="text1"/>
          <w:sz w:val="24"/>
          <w:szCs w:val="24"/>
        </w:rPr>
        <w:t>a and</w:t>
      </w:r>
      <w:proofErr w:type="gramEnd"/>
      <w:r w:rsidRPr="4580DFBB">
        <w:rPr>
          <w:rFonts w:ascii="Times New Roman" w:eastAsia="Times New Roman" w:hAnsi="Times New Roman" w:cs="Times New Roman"/>
          <w:color w:val="000000" w:themeColor="text1"/>
          <w:sz w:val="24"/>
          <w:szCs w:val="24"/>
        </w:rPr>
        <w:t xml:space="preserve">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 xml:space="preserve">Samples will </w:t>
      </w:r>
      <w:proofErr w:type="gramStart"/>
      <w:r>
        <w:rPr>
          <w:rFonts w:ascii="Times New Roman" w:hAnsi="Times New Roman"/>
          <w:bCs/>
          <w:color w:val="000000"/>
          <w:sz w:val="24"/>
          <w:szCs w:val="24"/>
        </w:rPr>
        <w:t>remain in USEPA ACESD custody at all times</w:t>
      </w:r>
      <w:proofErr w:type="gramEnd"/>
      <w:r>
        <w:rPr>
          <w:rFonts w:ascii="Times New Roman" w:hAnsi="Times New Roman"/>
          <w:bCs/>
          <w:color w:val="000000"/>
          <w:sz w:val="24"/>
          <w:szCs w:val="24"/>
        </w:rPr>
        <w:t>.</w:t>
      </w:r>
    </w:p>
    <w:p w14:paraId="4B007BA0" w14:textId="67803AD0" w:rsidR="00B421E9" w:rsidRPr="00B421E9" w:rsidRDefault="00E510A3" w:rsidP="00277950">
      <w:pPr>
        <w:pStyle w:val="Heading2"/>
        <w:rPr>
          <w:rFonts w:ascii="Times New Roman" w:hAnsi="Times New Roman"/>
          <w:sz w:val="24"/>
          <w:szCs w:val="24"/>
        </w:rPr>
      </w:pPr>
      <w:bookmarkStart w:id="129" w:name="_Toc531072417"/>
      <w:r w:rsidRPr="4580DFBB">
        <w:rPr>
          <w:rFonts w:ascii="Times New Roman" w:hAnsi="Times New Roman"/>
          <w:sz w:val="24"/>
          <w:szCs w:val="24"/>
        </w:rPr>
        <w:lastRenderedPageBreak/>
        <w:t>B4. Analytical Methods</w:t>
      </w:r>
      <w:bookmarkEnd w:id="129"/>
      <w:r w:rsidR="00277950">
        <w:rPr>
          <w:rFonts w:ascii="Times New Roman" w:hAnsi="Times New Roman"/>
          <w:sz w:val="24"/>
          <w:szCs w:val="24"/>
        </w:rPr>
        <w:br/>
      </w:r>
    </w:p>
    <w:p w14:paraId="3A6D522B" w14:textId="5D22444F"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Frozen filters will be placed in 15 mL polystyrene tubes (containing 10 mL of 90% acetone) and sonicated in a sonicating water bath for 20 minutes</w:t>
      </w:r>
      <w:r w:rsidR="00BE3989">
        <w:rPr>
          <w:rFonts w:ascii="Times New Roman" w:eastAsia="Times New Roman" w:hAnsi="Times New Roman" w:cs="Times New Roman"/>
          <w:sz w:val="24"/>
          <w:szCs w:val="24"/>
        </w:rPr>
        <w:t xml:space="preserve"> under reduced light</w:t>
      </w:r>
      <w:r w:rsidRPr="4580DFBB">
        <w:rPr>
          <w:rFonts w:ascii="Times New Roman" w:eastAsia="Times New Roman" w:hAnsi="Times New Roman" w:cs="Times New Roman"/>
          <w:sz w:val="24"/>
          <w:szCs w:val="24"/>
        </w:rPr>
        <w:t xml:space="preserve">.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w:t>
      </w: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w:t>
      </w:r>
      <w:r w:rsidRPr="00363DDC">
        <w:rPr>
          <w:rFonts w:ascii="Times New Roman" w:eastAsia="Times New Roman" w:hAnsi="Times New Roman" w:cs="Times New Roman"/>
          <w:sz w:val="24"/>
          <w:szCs w:val="24"/>
          <w:vertAlign w:val="subscript"/>
        </w:rPr>
        <w:t>3</w:t>
      </w:r>
      <w:r w:rsidRPr="4580DFBB">
        <w:rPr>
          <w:rFonts w:ascii="Times New Roman" w:eastAsia="Times New Roman" w:hAnsi="Times New Roman" w:cs="Times New Roman"/>
          <w:sz w:val="24"/>
          <w:szCs w:val="24"/>
        </w:rPr>
        <w:t>, PO</w:t>
      </w:r>
      <w:r w:rsidRPr="00363DDC">
        <w:rPr>
          <w:rFonts w:ascii="Times New Roman" w:eastAsia="Times New Roman" w:hAnsi="Times New Roman" w:cs="Times New Roman"/>
          <w:sz w:val="24"/>
          <w:szCs w:val="24"/>
          <w:vertAlign w:val="subscript"/>
        </w:rPr>
        <w:t>4</w:t>
      </w:r>
      <w:r w:rsidRPr="4580DFBB">
        <w:rPr>
          <w:rFonts w:ascii="Times New Roman" w:eastAsia="Times New Roman" w:hAnsi="Times New Roman" w:cs="Times New Roman"/>
          <w:sz w:val="24"/>
          <w:szCs w:val="24"/>
        </w:rPr>
        <w:t>, and NH</w:t>
      </w:r>
      <w:r w:rsidRPr="00363DDC">
        <w:rPr>
          <w:rFonts w:ascii="Times New Roman" w:eastAsia="Times New Roman" w:hAnsi="Times New Roman" w:cs="Times New Roman"/>
          <w:sz w:val="24"/>
          <w:szCs w:val="24"/>
          <w:vertAlign w:val="subscript"/>
        </w:rPr>
        <w:t>4</w:t>
      </w:r>
      <w:r w:rsidRPr="4580DFBB">
        <w:rPr>
          <w:rFonts w:ascii="Times New Roman" w:eastAsia="Times New Roman" w:hAnsi="Times New Roman" w:cs="Times New Roman"/>
          <w:sz w:val="24"/>
          <w:szCs w:val="24"/>
        </w:rPr>
        <w:t>)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581A5AF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ELISA. Unfiltered water samples in 20 mL glass scintillation vials will undergo a freeze thaw cycle three times. After the third cycle, water will be filtered using a 25mm glass fiber syringe filter (1.2 </w:t>
      </w:r>
      <w:proofErr w:type="spellStart"/>
      <w:r w:rsidRPr="4580DFBB">
        <w:rPr>
          <w:rFonts w:ascii="Times New Roman" w:eastAsia="Times New Roman" w:hAnsi="Times New Roman" w:cs="Times New Roman"/>
          <w:sz w:val="24"/>
          <w:szCs w:val="24"/>
        </w:rPr>
        <w:t>μm</w:t>
      </w:r>
      <w:proofErr w:type="spellEnd"/>
      <w:r w:rsidRPr="4580DFBB">
        <w:rPr>
          <w:rFonts w:ascii="Times New Roman" w:eastAsia="Times New Roman" w:hAnsi="Times New Roman" w:cs="Times New Roman"/>
          <w:sz w:val="24"/>
          <w:szCs w:val="24"/>
        </w:rPr>
        <w:t>)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w:t>
      </w:r>
      <w:r w:rsidRPr="00156D8A">
        <w:rPr>
          <w:rFonts w:ascii="Times New Roman" w:eastAsia="Times New Roman" w:hAnsi="Times New Roman" w:cs="Times New Roman"/>
          <w:sz w:val="24"/>
          <w:szCs w:val="24"/>
        </w:rPr>
        <w:lastRenderedPageBreak/>
        <w:t xml:space="preserve">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130" w:name="_Toc531072418"/>
      <w:r w:rsidRPr="4580DFBB">
        <w:rPr>
          <w:rFonts w:ascii="Times New Roman" w:hAnsi="Times New Roman"/>
          <w:sz w:val="24"/>
          <w:szCs w:val="24"/>
        </w:rPr>
        <w:t>B5. Quality Control</w:t>
      </w:r>
      <w:bookmarkEnd w:id="130"/>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131"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131"/>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04A71200"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w:t>
      </w:r>
      <w:proofErr w:type="spellStart"/>
      <w:r w:rsidR="00EA215B">
        <w:rPr>
          <w:rFonts w:ascii="Times New Roman" w:eastAsia="Times New Roman" w:hAnsi="Times New Roman" w:cs="Times New Roman"/>
          <w:sz w:val="24"/>
          <w:szCs w:val="24"/>
        </w:rPr>
        <w:t>FLAMe</w:t>
      </w:r>
      <w:proofErr w:type="spellEnd"/>
      <w:r w:rsidR="00EA215B">
        <w:rPr>
          <w:rFonts w:ascii="Times New Roman" w:eastAsia="Times New Roman" w:hAnsi="Times New Roman" w:cs="Times New Roman"/>
          <w:sz w:val="24"/>
          <w:szCs w:val="24"/>
        </w:rPr>
        <w:t xml:space="preserv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w:t>
      </w:r>
      <w:del w:id="132" w:author="Shivers, Stephen" w:date="2022-02-22T14:37:00Z">
        <w:r w:rsidR="00EA215B" w:rsidRPr="00EA215B" w:rsidDel="00D12507">
          <w:rPr>
            <w:rFonts w:ascii="Times New Roman" w:eastAsia="Times New Roman" w:hAnsi="Times New Roman" w:cs="Times New Roman"/>
            <w:sz w:val="24"/>
            <w:szCs w:val="24"/>
          </w:rPr>
          <w:delText>thus can</w:delText>
        </w:r>
      </w:del>
      <w:ins w:id="133" w:author="Shivers, Stephen" w:date="2022-02-22T14:37:00Z">
        <w:r w:rsidR="00D12507">
          <w:rPr>
            <w:rFonts w:ascii="Times New Roman" w:eastAsia="Times New Roman" w:hAnsi="Times New Roman" w:cs="Times New Roman"/>
            <w:sz w:val="24"/>
            <w:szCs w:val="24"/>
          </w:rPr>
          <w:t>will</w:t>
        </w:r>
      </w:ins>
      <w:r w:rsidR="00EA215B" w:rsidRPr="00EA215B">
        <w:rPr>
          <w:rFonts w:ascii="Times New Roman" w:eastAsia="Times New Roman" w:hAnsi="Times New Roman" w:cs="Times New Roman"/>
          <w:sz w:val="24"/>
          <w:szCs w:val="24"/>
        </w:rPr>
        <w:t xml:space="preserve"> be calibrated </w:t>
      </w:r>
      <w:del w:id="134" w:author="Shivers, Stephen" w:date="2022-02-22T14:37:00Z">
        <w:r w:rsidR="00EA215B" w:rsidRPr="00EA215B" w:rsidDel="00D12507">
          <w:rPr>
            <w:rFonts w:ascii="Times New Roman" w:eastAsia="Times New Roman" w:hAnsi="Times New Roman" w:cs="Times New Roman"/>
            <w:sz w:val="24"/>
            <w:szCs w:val="24"/>
          </w:rPr>
          <w:delText xml:space="preserve">only </w:delText>
        </w:r>
      </w:del>
      <w:r w:rsidR="00EA215B" w:rsidRPr="00EA215B">
        <w:rPr>
          <w:rFonts w:ascii="Times New Roman" w:eastAsia="Times New Roman" w:hAnsi="Times New Roman" w:cs="Times New Roman"/>
          <w:sz w:val="24"/>
          <w:szCs w:val="24"/>
        </w:rPr>
        <w:t xml:space="preserve">prior to initial deployment.  </w:t>
      </w:r>
      <w:del w:id="135" w:author="Shivers, Stephen" w:date="2022-02-22T14:37:00Z">
        <w:r w:rsidR="00EA215B" w:rsidDel="00D12507">
          <w:rPr>
            <w:rFonts w:ascii="Times New Roman" w:eastAsia="Times New Roman" w:hAnsi="Times New Roman" w:cs="Times New Roman"/>
            <w:sz w:val="24"/>
            <w:szCs w:val="24"/>
          </w:rPr>
          <w:delText>Since the buoy mounted sondes will be calibrated only once, they will be checked for drift with a calibrated handheld sonde.</w:delText>
        </w:r>
        <w:r w:rsidR="002F1DDF" w:rsidDel="00D12507">
          <w:rPr>
            <w:rFonts w:ascii="Times New Roman" w:eastAsia="Times New Roman" w:hAnsi="Times New Roman" w:cs="Times New Roman"/>
            <w:sz w:val="24"/>
            <w:szCs w:val="24"/>
          </w:rPr>
          <w:delText xml:space="preserve"> </w:delText>
        </w:r>
      </w:del>
      <w:ins w:id="136" w:author="Shivers, Stephen" w:date="2022-02-22T14:37:00Z">
        <w:r w:rsidR="00D12507">
          <w:rPr>
            <w:rFonts w:ascii="Times New Roman" w:eastAsia="Times New Roman" w:hAnsi="Times New Roman" w:cs="Times New Roman"/>
            <w:sz w:val="24"/>
            <w:szCs w:val="24"/>
          </w:rPr>
          <w:t xml:space="preserve">The sondes on the buoys will be </w:t>
        </w:r>
      </w:ins>
      <w:ins w:id="137" w:author="Shivers, Stephen" w:date="2022-02-22T14:38:00Z">
        <w:r w:rsidR="00D12507">
          <w:rPr>
            <w:rFonts w:ascii="Times New Roman" w:eastAsia="Times New Roman" w:hAnsi="Times New Roman" w:cs="Times New Roman"/>
            <w:sz w:val="24"/>
            <w:szCs w:val="24"/>
          </w:rPr>
          <w:t xml:space="preserve">swapped every 4-8 weeks with freshly calibrated sondes.  </w:t>
        </w:r>
      </w:ins>
      <w:del w:id="138" w:author="Shivers, Stephen" w:date="2022-02-22T14:39:00Z">
        <w:r w:rsidR="002F1DDF" w:rsidRPr="00D74A4E" w:rsidDel="00D12507">
          <w:rPr>
            <w:rFonts w:ascii="Times New Roman" w:eastAsia="Times New Roman" w:hAnsi="Times New Roman" w:cs="Times New Roman"/>
            <w:sz w:val="24"/>
            <w:szCs w:val="24"/>
          </w:rPr>
          <w:delText>Additionally</w:delText>
        </w:r>
        <w:r w:rsidR="00124E33" w:rsidRPr="00D74A4E" w:rsidDel="00D12507">
          <w:rPr>
            <w:rFonts w:ascii="Times New Roman" w:eastAsia="Times New Roman" w:hAnsi="Times New Roman" w:cs="Times New Roman"/>
            <w:sz w:val="24"/>
            <w:szCs w:val="24"/>
          </w:rPr>
          <w:delText>,</w:delText>
        </w:r>
        <w:r w:rsidR="002F1DDF" w:rsidRPr="00D74A4E" w:rsidDel="00D12507">
          <w:rPr>
            <w:rFonts w:ascii="Times New Roman" w:eastAsia="Times New Roman" w:hAnsi="Times New Roman" w:cs="Times New Roman"/>
            <w:sz w:val="24"/>
            <w:szCs w:val="24"/>
          </w:rPr>
          <w:delText xml:space="preserve"> we will re</w:delText>
        </w:r>
        <w:r w:rsidR="00124E33" w:rsidRPr="00D74A4E" w:rsidDel="00D12507">
          <w:rPr>
            <w:rFonts w:ascii="Times New Roman" w:eastAsia="Times New Roman" w:hAnsi="Times New Roman" w:cs="Times New Roman"/>
            <w:sz w:val="24"/>
            <w:szCs w:val="24"/>
          </w:rPr>
          <w:delText xml:space="preserve">place </w:delText>
        </w:r>
      </w:del>
      <w:del w:id="139" w:author="Shivers, Stephen" w:date="2022-02-22T14:38:00Z">
        <w:r w:rsidR="00124E33" w:rsidRPr="00D74A4E" w:rsidDel="00D12507">
          <w:rPr>
            <w:rFonts w:ascii="Times New Roman" w:eastAsia="Times New Roman" w:hAnsi="Times New Roman" w:cs="Times New Roman"/>
            <w:sz w:val="24"/>
            <w:szCs w:val="24"/>
          </w:rPr>
          <w:delText xml:space="preserve">EXO2 sondes </w:delText>
        </w:r>
        <w:r w:rsidR="00E61B84" w:rsidRPr="00D74A4E" w:rsidDel="00D12507">
          <w:rPr>
            <w:rFonts w:ascii="Times New Roman" w:eastAsia="Times New Roman" w:hAnsi="Times New Roman" w:cs="Times New Roman"/>
            <w:sz w:val="24"/>
            <w:szCs w:val="24"/>
          </w:rPr>
          <w:delText>on the buoys</w:delText>
        </w:r>
      </w:del>
      <w:del w:id="140" w:author="Shivers, Stephen" w:date="2022-02-22T14:39:00Z">
        <w:r w:rsidR="00E61B84" w:rsidRPr="00D74A4E" w:rsidDel="00D12507">
          <w:rPr>
            <w:rFonts w:ascii="Times New Roman" w:eastAsia="Times New Roman" w:hAnsi="Times New Roman" w:cs="Times New Roman"/>
            <w:sz w:val="24"/>
            <w:szCs w:val="24"/>
          </w:rPr>
          <w:delText xml:space="preserve"> </w:delText>
        </w:r>
        <w:r w:rsidR="00124E33" w:rsidRPr="00D74A4E" w:rsidDel="00D12507">
          <w:rPr>
            <w:rFonts w:ascii="Times New Roman" w:eastAsia="Times New Roman" w:hAnsi="Times New Roman" w:cs="Times New Roman"/>
            <w:sz w:val="24"/>
            <w:szCs w:val="24"/>
          </w:rPr>
          <w:delText xml:space="preserve">with freshly </w:delText>
        </w:r>
        <w:r w:rsidR="002F1DDF" w:rsidRPr="00D74A4E" w:rsidDel="00D12507">
          <w:rPr>
            <w:rFonts w:ascii="Times New Roman" w:eastAsia="Times New Roman" w:hAnsi="Times New Roman" w:cs="Times New Roman"/>
            <w:sz w:val="24"/>
            <w:szCs w:val="24"/>
          </w:rPr>
          <w:delText>calibrate</w:delText>
        </w:r>
        <w:r w:rsidR="00124E33" w:rsidRPr="00D74A4E" w:rsidDel="00D12507">
          <w:rPr>
            <w:rFonts w:ascii="Times New Roman" w:eastAsia="Times New Roman" w:hAnsi="Times New Roman" w:cs="Times New Roman"/>
            <w:sz w:val="24"/>
            <w:szCs w:val="24"/>
          </w:rPr>
          <w:delText>d sondes</w:delText>
        </w:r>
      </w:del>
      <w:ins w:id="141" w:author="Shivers, Stephen" w:date="2022-02-22T14:39:00Z">
        <w:r w:rsidR="00D12507">
          <w:rPr>
            <w:rFonts w:ascii="Times New Roman" w:eastAsia="Times New Roman" w:hAnsi="Times New Roman" w:cs="Times New Roman"/>
            <w:sz w:val="24"/>
            <w:szCs w:val="24"/>
          </w:rPr>
          <w:t>This schedule may be altered</w:t>
        </w:r>
      </w:ins>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w:t>
      </w:r>
      <w:del w:id="142" w:author="Hollister, Jeff" w:date="2022-03-09T11:34:00Z">
        <w:r w:rsidR="00D74A4E" w:rsidDel="00AB76F1">
          <w:rPr>
            <w:rFonts w:ascii="Times New Roman" w:eastAsia="Times New Roman" w:hAnsi="Times New Roman" w:cs="Times New Roman"/>
            <w:sz w:val="24"/>
            <w:szCs w:val="24"/>
          </w:rPr>
          <w:delText xml:space="preserve"> </w:delText>
        </w:r>
      </w:del>
    </w:p>
    <w:p w14:paraId="679419DF" w14:textId="77777777" w:rsidR="00E31CAE" w:rsidRDefault="00E31CAE" w:rsidP="4580DFBB">
      <w:pPr>
        <w:pStyle w:val="Heading2"/>
        <w:rPr>
          <w:rFonts w:ascii="Times New Roman" w:hAnsi="Times New Roman"/>
          <w:sz w:val="24"/>
          <w:szCs w:val="24"/>
        </w:rPr>
      </w:pPr>
      <w:bookmarkStart w:id="143"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143"/>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w:t>
      </w:r>
      <w:proofErr w:type="gramStart"/>
      <w:r w:rsidRPr="4580DFBB">
        <w:rPr>
          <w:rFonts w:ascii="Times New Roman" w:eastAsia="Times New Roman" w:hAnsi="Times New Roman" w:cs="Times New Roman"/>
          <w:sz w:val="24"/>
          <w:szCs w:val="24"/>
        </w:rPr>
        <w:t>i.e.</w:t>
      </w:r>
      <w:proofErr w:type="gramEnd"/>
      <w:r w:rsidRPr="4580DFBB">
        <w:rPr>
          <w:rFonts w:ascii="Times New Roman" w:eastAsia="Times New Roman" w:hAnsi="Times New Roman" w:cs="Times New Roman"/>
          <w:sz w:val="24"/>
          <w:szCs w:val="24"/>
        </w:rPr>
        <w:t xml:space="preserv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144"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144"/>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145"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145"/>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51AA0AB1"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lastRenderedPageBreak/>
        <w:t xml:space="preserve">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 xml:space="preserve">shortly after procedure completion.  Data for this task </w:t>
      </w:r>
      <w:r w:rsidR="00A94F95">
        <w:rPr>
          <w:rFonts w:ascii="Times New Roman" w:eastAsia="Times New Roman" w:hAnsi="Times New Roman" w:cs="Times New Roman"/>
          <w:sz w:val="24"/>
          <w:szCs w:val="24"/>
        </w:rPr>
        <w:t xml:space="preserve">are </w:t>
      </w:r>
      <w:r w:rsidRPr="4580DFBB">
        <w:rPr>
          <w:rFonts w:ascii="Times New Roman" w:eastAsia="Times New Roman" w:hAnsi="Times New Roman" w:cs="Times New Roman"/>
          <w:sz w:val="24"/>
          <w:szCs w:val="24"/>
        </w:rPr>
        <w:t>to be under version control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w:t>
      </w:r>
      <w:ins w:id="146" w:author="Hollister, Jeff" w:date="2022-03-09T11:34:00Z">
        <w:r w:rsidR="00AB76F1">
          <w:rPr>
            <w:rFonts w:ascii="Times New Roman" w:eastAsia="Times New Roman" w:hAnsi="Times New Roman" w:cs="Times New Roman"/>
            <w:sz w:val="24"/>
            <w:szCs w:val="24"/>
          </w:rPr>
          <w:t xml:space="preserve">USEPA’s </w:t>
        </w:r>
      </w:ins>
      <w:r w:rsidRPr="4580DFBB">
        <w:rPr>
          <w:rFonts w:ascii="Times New Roman" w:eastAsia="Times New Roman" w:hAnsi="Times New Roman" w:cs="Times New Roman"/>
          <w:sz w:val="24"/>
          <w:szCs w:val="24"/>
        </w:rPr>
        <w:t>GitHub</w:t>
      </w:r>
      <w:ins w:id="147" w:author="Hollister, Jeff" w:date="2022-03-09T11:34:00Z">
        <w:r w:rsidR="00AB76F1">
          <w:rPr>
            <w:rFonts w:ascii="Times New Roman" w:eastAsia="Times New Roman" w:hAnsi="Times New Roman" w:cs="Times New Roman"/>
            <w:sz w:val="24"/>
            <w:szCs w:val="24"/>
          </w:rPr>
          <w:t xml:space="preserve"> Enterprise organization</w:t>
        </w:r>
      </w:ins>
      <w:r w:rsidRPr="4580DFBB">
        <w:rPr>
          <w:rFonts w:ascii="Times New Roman" w:eastAsia="Times New Roman" w:hAnsi="Times New Roman" w:cs="Times New Roman"/>
          <w:sz w:val="24"/>
          <w:szCs w:val="24"/>
        </w:rPr>
        <w:t xml:space="preserve">.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041BF4AD"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w:t>
      </w:r>
      <w:proofErr w:type="gramStart"/>
      <w:r w:rsidRPr="4580DFBB">
        <w:rPr>
          <w:rFonts w:ascii="Times New Roman" w:eastAsia="Times New Roman" w:hAnsi="Times New Roman" w:cs="Times New Roman"/>
          <w:sz w:val="24"/>
          <w:szCs w:val="24"/>
        </w:rPr>
        <w:t>hand written</w:t>
      </w:r>
      <w:proofErr w:type="gramEnd"/>
      <w:r w:rsidRPr="4580DFBB">
        <w:rPr>
          <w:rFonts w:ascii="Times New Roman" w:eastAsia="Times New Roman" w:hAnsi="Times New Roman" w:cs="Times New Roman"/>
          <w:sz w:val="24"/>
          <w:szCs w:val="24"/>
        </w:rPr>
        <w:t xml:space="preserve"> notes, great care will need to be taken in merging the data into an analytical dataset.  The dataset itself can be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Excel</w:t>
      </w:r>
      <w:ins w:id="148" w:author="Hollister, Jeff" w:date="2022-03-09T11:35:00Z">
        <w:r w:rsidR="00AB76F1">
          <w:rPr>
            <w:rFonts w:ascii="Times New Roman" w:eastAsia="Times New Roman" w:hAnsi="Times New Roman" w:cs="Times New Roman"/>
            <w:sz w:val="24"/>
            <w:szCs w:val="24"/>
          </w:rPr>
          <w:t xml:space="preserve"> into csv files</w:t>
        </w:r>
      </w:ins>
      <w:r w:rsidR="004A577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Data aggregation for all sources will be scripted and automated as much as is feasible.</w:t>
      </w:r>
      <w:r w:rsidR="004A577B">
        <w:rPr>
          <w:rFonts w:ascii="Times New Roman" w:eastAsia="Times New Roman" w:hAnsi="Times New Roman" w:cs="Times New Roman"/>
          <w:sz w:val="24"/>
          <w:szCs w:val="24"/>
        </w:rPr>
        <w:t xml:space="preserve">  QA/QC checks will be</w:t>
      </w:r>
      <w:r w:rsidR="00DB6E54">
        <w:rPr>
          <w:rFonts w:ascii="Times New Roman" w:eastAsia="Times New Roman" w:hAnsi="Times New Roman" w:cs="Times New Roman"/>
          <w:sz w:val="24"/>
          <w:szCs w:val="24"/>
        </w:rPr>
        <w:t xml:space="preserve"> performed via R scripts.</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6AA391C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which include full documentation, code review, and use of a version control system (</w:t>
      </w:r>
      <w:proofErr w:type="gramStart"/>
      <w:r w:rsidRPr="4580DFBB">
        <w:rPr>
          <w:rFonts w:ascii="Times New Roman" w:eastAsia="Times New Roman" w:hAnsi="Times New Roman" w:cs="Times New Roman"/>
          <w:sz w:val="24"/>
          <w:szCs w:val="24"/>
        </w:rPr>
        <w:t>i.e.</w:t>
      </w:r>
      <w:proofErr w:type="gramEnd"/>
      <w:r w:rsidRPr="4580DFBB">
        <w:rPr>
          <w:rFonts w:ascii="Times New Roman" w:eastAsia="Times New Roman" w:hAnsi="Times New Roman" w:cs="Times New Roman"/>
          <w:sz w:val="24"/>
          <w:szCs w:val="24"/>
        </w:rPr>
        <w:t xml:space="preserv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4186246F" w14:textId="77777777" w:rsidR="00D55E1F"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 will be the primary analytical language; however</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explore others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python</w:t>
      </w:r>
    </w:p>
    <w:p w14:paraId="2642211C" w14:textId="126E375E"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javascript</w:t>
      </w:r>
      <w:proofErr w:type="spell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c++</w:t>
      </w:r>
      <w:proofErr w:type="spellEnd"/>
      <w:r w:rsidRPr="4580DFBB">
        <w:rPr>
          <w:rFonts w:ascii="Times New Roman" w:eastAsia="Times New Roman" w:hAnsi="Times New Roman" w:cs="Times New Roman"/>
          <w:sz w:val="24"/>
          <w:szCs w:val="24"/>
        </w:rPr>
        <w:t xml:space="preserve">,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include specifications of software and operating system details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Lastly, all code, data, and documents will be managed as a research compendium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w:t>
      </w:r>
      <w:proofErr w:type="spellStart"/>
      <w:r w:rsidRPr="4580DFBB">
        <w:rPr>
          <w:rFonts w:ascii="Times New Roman" w:eastAsia="Times New Roman" w:hAnsi="Times New Roman" w:cs="Times New Roman"/>
          <w:sz w:val="24"/>
          <w:szCs w:val="24"/>
        </w:rPr>
        <w:t>Zenodo</w:t>
      </w:r>
      <w:proofErr w:type="spellEnd"/>
      <w:r w:rsidRPr="4580DFBB">
        <w:rPr>
          <w:rFonts w:ascii="Times New Roman" w:eastAsia="Times New Roman" w:hAnsi="Times New Roman" w:cs="Times New Roman"/>
          <w:sz w:val="24"/>
          <w:szCs w:val="24"/>
        </w:rPr>
        <w:t xml:space="preserve">,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149" w:name="_Toc531072423"/>
      <w:r w:rsidRPr="4580DFBB">
        <w:rPr>
          <w:rFonts w:ascii="Times New Roman" w:eastAsia="Times New Roman" w:hAnsi="Times New Roman" w:cs="Times New Roman"/>
          <w:sz w:val="24"/>
          <w:szCs w:val="24"/>
        </w:rPr>
        <w:t>C. ASSESSMENTS AND OVERSIGHT</w:t>
      </w:r>
      <w:bookmarkEnd w:id="149"/>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150" w:name="_Toc531072424"/>
      <w:r w:rsidRPr="4580DFBB">
        <w:rPr>
          <w:rFonts w:ascii="Times New Roman" w:hAnsi="Times New Roman"/>
          <w:sz w:val="24"/>
          <w:szCs w:val="24"/>
        </w:rPr>
        <w:t>C1. Assessments and Response Actions</w:t>
      </w:r>
      <w:bookmarkEnd w:id="150"/>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151"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151"/>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152"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152"/>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153"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153"/>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2ABE70A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inclusion of </w:t>
      </w:r>
      <w:del w:id="154" w:author="Shivers, Stephen" w:date="2022-02-22T14:45:00Z">
        <w:r w:rsidRPr="4580DFBB" w:rsidDel="006848A5">
          <w:rPr>
            <w:rFonts w:ascii="Times New Roman" w:eastAsia="Times New Roman" w:hAnsi="Times New Roman" w:cs="Times New Roman"/>
            <w:sz w:val="24"/>
            <w:szCs w:val="24"/>
          </w:rPr>
          <w:delText xml:space="preserve">spikes and </w:delText>
        </w:r>
      </w:del>
      <w:r w:rsidRPr="4580DFBB">
        <w:rPr>
          <w:rFonts w:ascii="Times New Roman" w:eastAsia="Times New Roman" w:hAnsi="Times New Roman" w:cs="Times New Roman"/>
          <w:sz w:val="24"/>
          <w:szCs w:val="24"/>
        </w:rPr>
        <w:t>duplicates during analyte determination will validate data quality. All analytical output will be reviewed to ensure that QC checks are within the tolerances established in the corresponding methodologies. All manually entered data will be inspected for potential problems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w:t>
      </w:r>
      <w:proofErr w:type="spellStart"/>
      <w:r>
        <w:rPr>
          <w:rFonts w:ascii="Times New Roman" w:eastAsia="Times New Roman" w:hAnsi="Times New Roman" w:cs="Times New Roman"/>
          <w:sz w:val="24"/>
          <w:szCs w:val="24"/>
        </w:rPr>
        <w:t>fluorometery</w:t>
      </w:r>
      <w:proofErr w:type="spellEnd"/>
      <w:r>
        <w:rPr>
          <w:rFonts w:ascii="Times New Roman" w:eastAsia="Times New Roman" w:hAnsi="Times New Roman" w:cs="Times New Roman"/>
          <w:sz w:val="24"/>
          <w:szCs w:val="24"/>
        </w:rPr>
        <w:t xml:space="preserve">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but they both should track general trends (</w:t>
      </w:r>
      <w:proofErr w:type="gramStart"/>
      <w:r w:rsidR="00C24F49">
        <w:rPr>
          <w:rFonts w:ascii="Times New Roman" w:eastAsia="Times New Roman" w:hAnsi="Times New Roman" w:cs="Times New Roman"/>
          <w:sz w:val="24"/>
          <w:szCs w:val="24"/>
        </w:rPr>
        <w:t>e.g.</w:t>
      </w:r>
      <w:proofErr w:type="gramEnd"/>
      <w:r w:rsidR="00C24F49">
        <w:rPr>
          <w:rFonts w:ascii="Times New Roman" w:eastAsia="Times New Roman" w:hAnsi="Times New Roman" w:cs="Times New Roman"/>
          <w:sz w:val="24"/>
          <w:szCs w:val="24"/>
        </w:rPr>
        <w:t xml:space="preserve">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155"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155"/>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156" w:name="_Toc531072429"/>
      <w:r w:rsidRPr="4580DFBB">
        <w:rPr>
          <w:rFonts w:ascii="Times New Roman" w:eastAsia="Times New Roman" w:hAnsi="Times New Roman" w:cs="Times New Roman"/>
          <w:sz w:val="24"/>
          <w:szCs w:val="24"/>
        </w:rPr>
        <w:t xml:space="preserve">E. References </w:t>
      </w:r>
      <w:bookmarkEnd w:id="156"/>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J-M, B. Holt, M. </w:t>
      </w:r>
      <w:proofErr w:type="spellStart"/>
      <w:r w:rsidRPr="4580DFBB">
        <w:rPr>
          <w:rFonts w:ascii="Times New Roman" w:eastAsia="Times New Roman" w:hAnsi="Times New Roman" w:cs="Times New Roman"/>
          <w:sz w:val="24"/>
          <w:szCs w:val="24"/>
        </w:rPr>
        <w:t>Chislock</w:t>
      </w:r>
      <w:proofErr w:type="spellEnd"/>
      <w:r w:rsidRPr="4580DFBB">
        <w:rPr>
          <w:rFonts w:ascii="Times New Roman" w:eastAsia="Times New Roman" w:hAnsi="Times New Roman" w:cs="Times New Roman"/>
          <w:sz w:val="24"/>
          <w:szCs w:val="24"/>
        </w:rPr>
        <w:t>,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 H.R., J. Conroy, K. Blocksom, R. Stein, and S. </w:t>
      </w:r>
      <w:proofErr w:type="spellStart"/>
      <w:r>
        <w:rPr>
          <w:rFonts w:ascii="Times New Roman" w:eastAsia="Times New Roman" w:hAnsi="Times New Roman" w:cs="Times New Roman"/>
          <w:sz w:val="24"/>
          <w:szCs w:val="24"/>
        </w:rPr>
        <w:t>Ludsin</w:t>
      </w:r>
      <w:proofErr w:type="spellEnd"/>
      <w:r>
        <w:rPr>
          <w:rFonts w:ascii="Times New Roman" w:eastAsia="Times New Roman" w:hAnsi="Times New Roman" w:cs="Times New Roman"/>
          <w:sz w:val="24"/>
          <w:szCs w:val="24"/>
        </w:rPr>
        <w:t>.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 xml:space="preserve">Table 2:  </w:t>
      </w:r>
      <w:proofErr w:type="spellStart"/>
      <w:r>
        <w:rPr>
          <w:rFonts w:ascii="Times New Roman" w:hAnsi="Times New Roman" w:cs="Times New Roman"/>
          <w:b/>
          <w:sz w:val="24"/>
          <w:szCs w:val="24"/>
        </w:rPr>
        <w:t>TriOS</w:t>
      </w:r>
      <w:proofErr w:type="spellEnd"/>
      <w:r>
        <w:rPr>
          <w:rFonts w:ascii="Times New Roman" w:hAnsi="Times New Roman" w:cs="Times New Roman"/>
          <w:b/>
          <w:sz w:val="24"/>
          <w:szCs w:val="24"/>
        </w:rPr>
        <w:t xml:space="preserve">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sidRPr="00751751">
        <w:rPr>
          <w:rFonts w:ascii="Times New Roman" w:hAnsi="Times New Roman" w:cs="Times New Roman"/>
          <w:sz w:val="24"/>
          <w:szCs w:val="24"/>
        </w:rPr>
        <w:t>Yes</w:t>
      </w:r>
      <w:proofErr w:type="gramEnd"/>
      <w:r w:rsidRPr="00751751">
        <w:rPr>
          <w:rFonts w:ascii="Times New Roman" w:hAnsi="Times New Roman" w:cs="Times New Roman"/>
          <w:sz w:val="24"/>
          <w:szCs w:val="24"/>
        </w:rPr>
        <w:t xml:space="preserve">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w:t>
      </w:r>
      <w:proofErr w:type="gramStart"/>
      <w:r w:rsidRPr="00751751">
        <w:rPr>
          <w:rFonts w:ascii="Times New Roman" w:hAnsi="Times New Roman" w:cs="Times New Roman"/>
          <w:sz w:val="24"/>
          <w:szCs w:val="24"/>
        </w:rPr>
        <w:t>i.e.</w:t>
      </w:r>
      <w:proofErr w:type="gramEnd"/>
      <w:r w:rsidRPr="00751751">
        <w:rPr>
          <w:rFonts w:ascii="Times New Roman" w:hAnsi="Times New Roman" w:cs="Times New Roman"/>
          <w:sz w:val="24"/>
          <w:szCs w:val="24"/>
        </w:rPr>
        <w:t xml:space="preserv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CB-150 data buoys and X2-CB logger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Sensors;</w:t>
      </w:r>
      <w:proofErr w:type="gramEnd"/>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 xml:space="preserve">extremely difficult.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w:t>
      </w:r>
      <w:proofErr w:type="gramStart"/>
      <w:r w:rsidRPr="00751751">
        <w:rPr>
          <w:rFonts w:ascii="Times New Roman" w:hAnsi="Times New Roman" w:cs="Times New Roman"/>
          <w:sz w:val="24"/>
          <w:szCs w:val="24"/>
        </w:rPr>
        <w:t>i.e.</w:t>
      </w:r>
      <w:proofErr w:type="gramEnd"/>
      <w:r w:rsidRPr="00751751">
        <w:rPr>
          <w:rFonts w:ascii="Times New Roman" w:hAnsi="Times New Roman" w:cs="Times New Roman"/>
          <w:sz w:val="24"/>
          <w:szCs w:val="24"/>
        </w:rPr>
        <w:t xml:space="preserv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temperature, etc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w:t>
      </w:r>
      <w:proofErr w:type="gramStart"/>
      <w:r w:rsidRPr="00BA34B4">
        <w:rPr>
          <w:rFonts w:ascii="Times New Roman" w:hAnsi="Times New Roman" w:cs="Times New Roman"/>
          <w:sz w:val="24"/>
          <w:szCs w:val="24"/>
        </w:rPr>
        <w:t>i.e.</w:t>
      </w:r>
      <w:proofErr w:type="gramEnd"/>
      <w:r w:rsidRPr="00BA34B4">
        <w:rPr>
          <w:rFonts w:ascii="Times New Roman" w:hAnsi="Times New Roman" w:cs="Times New Roman"/>
          <w:sz w:val="24"/>
          <w:szCs w:val="24"/>
        </w:rPr>
        <w:t xml:space="preserv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Project leads will maintain files on OneDrive and once data approved for public release copies will be made available via USEPA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A QAPP is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78684B"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708330936"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Hollister, Jeff" w:date="2022-03-09T10:52:00Z" w:initials="HJ">
    <w:p w14:paraId="3F06D673" w14:textId="7E4260F8" w:rsidR="005517B5" w:rsidRDefault="005517B5">
      <w:pPr>
        <w:pStyle w:val="CommentText"/>
      </w:pPr>
      <w:r>
        <w:rPr>
          <w:rStyle w:val="CommentReference"/>
        </w:rPr>
        <w:annotationRef/>
      </w:r>
      <w:r>
        <w:t>Maybe remove them.  Not really working with them on this.</w:t>
      </w:r>
    </w:p>
  </w:comment>
  <w:comment w:id="20" w:author="Hollister, Jeff" w:date="2021-07-07T10:32:00Z" w:initials="HJ">
    <w:p w14:paraId="6F9922D2" w14:textId="0D219B40" w:rsidR="002C6BA2" w:rsidRDefault="002C6BA2">
      <w:pPr>
        <w:pStyle w:val="CommentText"/>
      </w:pPr>
      <w:r>
        <w:rPr>
          <w:rStyle w:val="CommentReference"/>
        </w:rPr>
        <w:annotationRef/>
      </w:r>
      <w:r>
        <w:t>Think we should change this one to over time only.  We don’t do tows at sites other than the buoy.</w:t>
      </w:r>
    </w:p>
  </w:comment>
  <w:comment w:id="21" w:author="Shivers, Stephen" w:date="2021-07-08T15:53:00Z" w:initials="SS">
    <w:p w14:paraId="4EAB20EF" w14:textId="539F3EAE" w:rsidR="002C6BA2" w:rsidRDefault="002C6BA2">
      <w:pPr>
        <w:pStyle w:val="CommentText"/>
      </w:pPr>
      <w:r>
        <w:rPr>
          <w:rStyle w:val="CommentReference"/>
        </w:rPr>
        <w:annotationRef/>
      </w:r>
      <w:r>
        <w:t>I agree, changed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6D673" w15:done="0"/>
  <w15:commentEx w15:paraId="6F9922D2" w15:done="0"/>
  <w15:commentEx w15:paraId="4EAB20EF" w15:paraIdParent="6F9922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0586" w16cex:dateUtc="2022-03-09T15:52:00Z"/>
  <w16cex:commentExtensible w16cex:durableId="24900144" w16cex:dateUtc="2021-07-07T14:32:00Z"/>
  <w16cex:commentExtensible w16cex:durableId="24919E09" w16cex:dateUtc="2021-07-08T1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6D673" w16cid:durableId="25D30586"/>
  <w16cid:commentId w16cid:paraId="6F9922D2" w16cid:durableId="24900144"/>
  <w16cid:commentId w16cid:paraId="4EAB20EF" w16cid:durableId="24919E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87741" w14:textId="77777777" w:rsidR="0078684B" w:rsidRDefault="0078684B" w:rsidP="00DC74B4">
      <w:pPr>
        <w:spacing w:after="0" w:line="240" w:lineRule="auto"/>
      </w:pPr>
      <w:r>
        <w:separator/>
      </w:r>
    </w:p>
  </w:endnote>
  <w:endnote w:type="continuationSeparator" w:id="0">
    <w:p w14:paraId="7206AA5B" w14:textId="77777777" w:rsidR="0078684B" w:rsidRDefault="0078684B" w:rsidP="00DC74B4">
      <w:pPr>
        <w:spacing w:after="0" w:line="240" w:lineRule="auto"/>
      </w:pPr>
      <w:r>
        <w:continuationSeparator/>
      </w:r>
    </w:p>
  </w:endnote>
  <w:endnote w:type="continuationNotice" w:id="1">
    <w:p w14:paraId="2D4C9433" w14:textId="77777777" w:rsidR="0078684B" w:rsidRDefault="007868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647B1" w14:textId="77777777" w:rsidR="002C6BA2" w:rsidRDefault="002C6B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CA5F" w14:textId="77777777" w:rsidR="002C6BA2" w:rsidRDefault="002C6B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5CF3" w14:textId="61EC2E13" w:rsidR="002C6BA2" w:rsidRPr="000F7217" w:rsidRDefault="002C6BA2"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End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00E3D" w14:textId="259BE7EF" w:rsidR="002C6BA2" w:rsidRPr="00AE6947" w:rsidRDefault="002C6BA2"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3C434" w14:textId="77777777" w:rsidR="0078684B" w:rsidRDefault="0078684B" w:rsidP="00DC74B4">
      <w:pPr>
        <w:spacing w:after="0" w:line="240" w:lineRule="auto"/>
      </w:pPr>
      <w:r>
        <w:separator/>
      </w:r>
    </w:p>
  </w:footnote>
  <w:footnote w:type="continuationSeparator" w:id="0">
    <w:p w14:paraId="50074322" w14:textId="77777777" w:rsidR="0078684B" w:rsidRDefault="0078684B" w:rsidP="00DC74B4">
      <w:pPr>
        <w:spacing w:after="0" w:line="240" w:lineRule="auto"/>
      </w:pPr>
      <w:r>
        <w:continuationSeparator/>
      </w:r>
    </w:p>
  </w:footnote>
  <w:footnote w:type="continuationNotice" w:id="1">
    <w:p w14:paraId="4AE340A2" w14:textId="77777777" w:rsidR="0078684B" w:rsidRDefault="007868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34004" w14:textId="77777777" w:rsidR="002C6BA2" w:rsidRDefault="002C6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217E" w14:textId="5327133D" w:rsidR="002C6BA2" w:rsidRPr="001A674C" w:rsidRDefault="002C6BA2"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2C6BA2" w:rsidRDefault="002C6BA2" w:rsidP="001A674C">
    <w:pPr>
      <w:pStyle w:val="Header"/>
      <w:jc w:val="right"/>
      <w:rPr>
        <w:szCs w:val="20"/>
      </w:rPr>
    </w:pPr>
    <w:r>
      <w:rPr>
        <w:szCs w:val="20"/>
      </w:rPr>
      <w:t xml:space="preserve">Date: </w:t>
    </w:r>
  </w:p>
  <w:p w14:paraId="0C4DDC48" w14:textId="00698849" w:rsidR="002C6BA2" w:rsidRPr="001A674C" w:rsidRDefault="002C6BA2"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2C6BA2" w:rsidRDefault="002C6B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683938"/>
      <w:docPartObj>
        <w:docPartGallery w:val="Watermarks"/>
        <w:docPartUnique/>
      </w:docPartObj>
    </w:sdtPr>
    <w:sdtEndPr/>
    <w:sdtContent>
      <w:p w14:paraId="06AC84E4" w14:textId="066BEED4" w:rsidR="002C6BA2" w:rsidRDefault="0078684B">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ollister, Jeff">
    <w15:presenceInfo w15:providerId="AD" w15:userId="S::Hollister.Jeff@epa.gov::90904e2a-aa82-465e-9922-afce4bc6d524"/>
  </w15:person>
  <w15:person w15:author="Shivers, Stephen">
    <w15:presenceInfo w15:providerId="AD" w15:userId="S::shivers.stephen@epa.gov::562059a4-d9bf-4414-8cdf-b57227ac0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66DEF"/>
    <w:rsid w:val="00094DF8"/>
    <w:rsid w:val="000E2EC3"/>
    <w:rsid w:val="000E3C55"/>
    <w:rsid w:val="000F2445"/>
    <w:rsid w:val="000F4E4B"/>
    <w:rsid w:val="000F743F"/>
    <w:rsid w:val="00105F92"/>
    <w:rsid w:val="00110463"/>
    <w:rsid w:val="001117BF"/>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6155A"/>
    <w:rsid w:val="0027325F"/>
    <w:rsid w:val="002739EF"/>
    <w:rsid w:val="00277950"/>
    <w:rsid w:val="00295234"/>
    <w:rsid w:val="002A245B"/>
    <w:rsid w:val="002B6DDA"/>
    <w:rsid w:val="002C4C92"/>
    <w:rsid w:val="002C6BA2"/>
    <w:rsid w:val="002D7438"/>
    <w:rsid w:val="002E2823"/>
    <w:rsid w:val="002F1DDF"/>
    <w:rsid w:val="002F36CC"/>
    <w:rsid w:val="002F5B90"/>
    <w:rsid w:val="00301BFE"/>
    <w:rsid w:val="00302E38"/>
    <w:rsid w:val="003054A3"/>
    <w:rsid w:val="00330944"/>
    <w:rsid w:val="0034756C"/>
    <w:rsid w:val="00363DDC"/>
    <w:rsid w:val="0036679C"/>
    <w:rsid w:val="00366D9B"/>
    <w:rsid w:val="00392344"/>
    <w:rsid w:val="00392F78"/>
    <w:rsid w:val="00394E47"/>
    <w:rsid w:val="0039551D"/>
    <w:rsid w:val="003A4366"/>
    <w:rsid w:val="003B39B0"/>
    <w:rsid w:val="003C4D7D"/>
    <w:rsid w:val="003C5733"/>
    <w:rsid w:val="003E24C9"/>
    <w:rsid w:val="003E7881"/>
    <w:rsid w:val="003F0C03"/>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A577B"/>
    <w:rsid w:val="004B0A17"/>
    <w:rsid w:val="004B3EB6"/>
    <w:rsid w:val="004D2B80"/>
    <w:rsid w:val="004D65C8"/>
    <w:rsid w:val="004F5D7F"/>
    <w:rsid w:val="00502B97"/>
    <w:rsid w:val="00512634"/>
    <w:rsid w:val="00516C72"/>
    <w:rsid w:val="0052122D"/>
    <w:rsid w:val="00531F74"/>
    <w:rsid w:val="00532A6B"/>
    <w:rsid w:val="00540F3F"/>
    <w:rsid w:val="00541782"/>
    <w:rsid w:val="005517B5"/>
    <w:rsid w:val="005750BA"/>
    <w:rsid w:val="005773DF"/>
    <w:rsid w:val="00583C66"/>
    <w:rsid w:val="0058440D"/>
    <w:rsid w:val="005875BE"/>
    <w:rsid w:val="005A6029"/>
    <w:rsid w:val="005B7EE1"/>
    <w:rsid w:val="005C3605"/>
    <w:rsid w:val="005D1611"/>
    <w:rsid w:val="005D316D"/>
    <w:rsid w:val="005F765B"/>
    <w:rsid w:val="005F7B8F"/>
    <w:rsid w:val="006015C2"/>
    <w:rsid w:val="006142F4"/>
    <w:rsid w:val="00615983"/>
    <w:rsid w:val="00620617"/>
    <w:rsid w:val="00644BC4"/>
    <w:rsid w:val="00676F65"/>
    <w:rsid w:val="006848A5"/>
    <w:rsid w:val="006B18C6"/>
    <w:rsid w:val="006B1982"/>
    <w:rsid w:val="006B7A05"/>
    <w:rsid w:val="006D5FCD"/>
    <w:rsid w:val="006D728B"/>
    <w:rsid w:val="006F7633"/>
    <w:rsid w:val="00725516"/>
    <w:rsid w:val="007320BF"/>
    <w:rsid w:val="007343EA"/>
    <w:rsid w:val="00747CE4"/>
    <w:rsid w:val="00751256"/>
    <w:rsid w:val="00773AC5"/>
    <w:rsid w:val="0078684B"/>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46FC2"/>
    <w:rsid w:val="009809FB"/>
    <w:rsid w:val="009A26DE"/>
    <w:rsid w:val="009B2787"/>
    <w:rsid w:val="009B74F1"/>
    <w:rsid w:val="009C77BA"/>
    <w:rsid w:val="009D1A67"/>
    <w:rsid w:val="009F5938"/>
    <w:rsid w:val="009F648F"/>
    <w:rsid w:val="009F767E"/>
    <w:rsid w:val="00A00D10"/>
    <w:rsid w:val="00A0719C"/>
    <w:rsid w:val="00A11F2C"/>
    <w:rsid w:val="00A16405"/>
    <w:rsid w:val="00A220BE"/>
    <w:rsid w:val="00A6097A"/>
    <w:rsid w:val="00A62CD9"/>
    <w:rsid w:val="00A648DD"/>
    <w:rsid w:val="00A775FD"/>
    <w:rsid w:val="00A81A08"/>
    <w:rsid w:val="00A8E1F1"/>
    <w:rsid w:val="00A94F95"/>
    <w:rsid w:val="00A97D53"/>
    <w:rsid w:val="00AA3463"/>
    <w:rsid w:val="00AB1408"/>
    <w:rsid w:val="00AB34A9"/>
    <w:rsid w:val="00AB4BA0"/>
    <w:rsid w:val="00AB76F1"/>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87684"/>
    <w:rsid w:val="00BB5683"/>
    <w:rsid w:val="00BC10D9"/>
    <w:rsid w:val="00BC721E"/>
    <w:rsid w:val="00BD27D3"/>
    <w:rsid w:val="00BE3989"/>
    <w:rsid w:val="00C04A51"/>
    <w:rsid w:val="00C21B3A"/>
    <w:rsid w:val="00C24F49"/>
    <w:rsid w:val="00C30C60"/>
    <w:rsid w:val="00C50545"/>
    <w:rsid w:val="00C50C79"/>
    <w:rsid w:val="00C5399D"/>
    <w:rsid w:val="00C601F2"/>
    <w:rsid w:val="00C8116F"/>
    <w:rsid w:val="00C85825"/>
    <w:rsid w:val="00C869F2"/>
    <w:rsid w:val="00CA7B6C"/>
    <w:rsid w:val="00CB22B2"/>
    <w:rsid w:val="00CB7489"/>
    <w:rsid w:val="00CB78F9"/>
    <w:rsid w:val="00CD0F34"/>
    <w:rsid w:val="00CE2F2C"/>
    <w:rsid w:val="00CE372F"/>
    <w:rsid w:val="00CE7A71"/>
    <w:rsid w:val="00D12507"/>
    <w:rsid w:val="00D23CE0"/>
    <w:rsid w:val="00D32A98"/>
    <w:rsid w:val="00D32ED3"/>
    <w:rsid w:val="00D54C5A"/>
    <w:rsid w:val="00D55E1F"/>
    <w:rsid w:val="00D642D9"/>
    <w:rsid w:val="00D74A4E"/>
    <w:rsid w:val="00DAFDBA"/>
    <w:rsid w:val="00DB677C"/>
    <w:rsid w:val="00DB6E54"/>
    <w:rsid w:val="00DC6154"/>
    <w:rsid w:val="00DC74B4"/>
    <w:rsid w:val="00DE69E8"/>
    <w:rsid w:val="00E21B4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72D2B"/>
    <w:rsid w:val="00FD0409"/>
    <w:rsid w:val="00FE048B"/>
    <w:rsid w:val="00FE1D2E"/>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 w:id="170525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qdatalive.com"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r w:rsidRPr="00082A5D">
            <w:rPr>
              <w:color w:val="808080"/>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r w:rsidRPr="00D85F64">
            <w:rPr>
              <w:color w:val="808080"/>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r w:rsidRPr="00D85F64">
            <w:rPr>
              <w:color w:val="808080"/>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B3A1C"/>
    <w:rsid w:val="003C6648"/>
    <w:rsid w:val="0040229D"/>
    <w:rsid w:val="005542CE"/>
    <w:rsid w:val="00660E37"/>
    <w:rsid w:val="008B1DB6"/>
    <w:rsid w:val="008E5748"/>
    <w:rsid w:val="009038D3"/>
    <w:rsid w:val="009C1C92"/>
    <w:rsid w:val="009C4E88"/>
    <w:rsid w:val="009C50BA"/>
    <w:rsid w:val="00A71B1B"/>
    <w:rsid w:val="00BE395C"/>
    <w:rsid w:val="00C62343"/>
    <w:rsid w:val="00CC20AD"/>
    <w:rsid w:val="00CE2F2C"/>
    <w:rsid w:val="00CF1DA4"/>
    <w:rsid w:val="00DD0C6C"/>
    <w:rsid w:val="00F12F9F"/>
    <w:rsid w:val="00F9639F"/>
    <w:rsid w:val="00FA73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29f62856-1543-49d4-a736-4569d363f533"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2.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3.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5.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5725</Words>
  <Characters>32634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Hollister, Jeff</cp:lastModifiedBy>
  <cp:revision>2</cp:revision>
  <cp:lastPrinted>2017-03-13T16:54:00Z</cp:lastPrinted>
  <dcterms:created xsi:type="dcterms:W3CDTF">2022-03-09T16:36:00Z</dcterms:created>
  <dcterms:modified xsi:type="dcterms:W3CDTF">2022-03-09T16:36:00Z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