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A775FD"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A775FD"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A775FD"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A775FD"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A775FD"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A775FD">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A775FD">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A775FD">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A775FD">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A775FD">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A775FD">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A775FD">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A775FD">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A775FD">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A775FD">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A775FD">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A775FD">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A775FD">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A775FD">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A775FD">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A775FD">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A775FD">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A775FD">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A775FD">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A775FD">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A775FD">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A775FD">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A775FD">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A775FD">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A775FD">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A775FD">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Ian </w:t>
            </w:r>
            <w:proofErr w:type="spellStart"/>
            <w:r w:rsidRPr="4580DFBB">
              <w:rPr>
                <w:rFonts w:ascii="Times New Roman" w:eastAsia="Times New Roman" w:hAnsi="Times New Roman" w:cs="Times New Roman"/>
                <w:sz w:val="24"/>
                <w:szCs w:val="24"/>
              </w:rPr>
              <w:t>Dombroski</w:t>
            </w:r>
            <w:proofErr w:type="spellEnd"/>
            <w:r w:rsidRPr="4580DFBB">
              <w:rPr>
                <w:rFonts w:ascii="Times New Roman" w:eastAsia="Times New Roman" w:hAnsi="Times New Roman" w:cs="Times New Roman"/>
                <w:sz w:val="24"/>
                <w:szCs w:val="24"/>
              </w:rPr>
              <w:t>,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0539F3C8" w:rsidR="00AA3463" w:rsidRDefault="1F4399F2" w:rsidP="38CA568A">
      <w:pPr>
        <w:spacing w:after="0" w:line="240" w:lineRule="auto"/>
        <w:rPr>
          <w:rFonts w:ascii="Times New Roman" w:eastAsia="Times New Roman" w:hAnsi="Times New Roman" w:cs="Times New Roman"/>
          <w:color w:val="000000" w:themeColor="text1"/>
          <w:sz w:val="24"/>
          <w:szCs w:val="24"/>
        </w:rPr>
      </w:pPr>
      <w:del w:id="19" w:author="Kreakie, Betty" w:date="2021-06-29T16:13:00Z">
        <w:r w:rsidRPr="4580DFBB" w:rsidDel="00A775FD">
          <w:rPr>
            <w:rFonts w:ascii="Times New Roman" w:eastAsia="Times New Roman" w:hAnsi="Times New Roman" w:cs="Times New Roman"/>
            <w:color w:val="000000" w:themeColor="text1"/>
            <w:sz w:val="24"/>
            <w:szCs w:val="24"/>
          </w:rPr>
          <w:delText xml:space="preserve">Anthropogenic influences have contributed to eutrophication of </w:delText>
        </w:r>
        <w:r w:rsidR="2361DF03" w:rsidRPr="4580DFBB" w:rsidDel="00A775FD">
          <w:rPr>
            <w:rFonts w:ascii="Times New Roman" w:eastAsia="Times New Roman" w:hAnsi="Times New Roman" w:cs="Times New Roman"/>
            <w:color w:val="000000" w:themeColor="text1"/>
            <w:sz w:val="24"/>
            <w:szCs w:val="24"/>
          </w:rPr>
          <w:delText>water</w:delText>
        </w:r>
        <w:r w:rsidR="3B9EB363" w:rsidRPr="4580DFBB" w:rsidDel="00A775FD">
          <w:rPr>
            <w:rFonts w:ascii="Times New Roman" w:eastAsia="Times New Roman" w:hAnsi="Times New Roman" w:cs="Times New Roman"/>
            <w:color w:val="000000" w:themeColor="text1"/>
            <w:sz w:val="24"/>
            <w:szCs w:val="24"/>
          </w:rPr>
          <w:delText xml:space="preserve"> resources</w:delText>
        </w:r>
        <w:r w:rsidR="2361DF03" w:rsidRPr="4580DFBB" w:rsidDel="00A775FD">
          <w:rPr>
            <w:rFonts w:ascii="Times New Roman" w:eastAsia="Times New Roman" w:hAnsi="Times New Roman" w:cs="Times New Roman"/>
            <w:color w:val="000000" w:themeColor="text1"/>
            <w:sz w:val="24"/>
            <w:szCs w:val="24"/>
          </w:rPr>
          <w:delText xml:space="preserve"> within the United States</w:delText>
        </w:r>
        <w:r w:rsidRPr="4580DFBB" w:rsidDel="00A775FD">
          <w:rPr>
            <w:rFonts w:ascii="Times New Roman" w:eastAsia="Times New Roman" w:hAnsi="Times New Roman" w:cs="Times New Roman"/>
            <w:color w:val="000000" w:themeColor="text1"/>
            <w:sz w:val="24"/>
            <w:szCs w:val="24"/>
          </w:rPr>
          <w:delText xml:space="preserve"> by introducing </w:delText>
        </w:r>
        <w:r w:rsidR="485847C1" w:rsidRPr="4580DFBB" w:rsidDel="00A775FD">
          <w:rPr>
            <w:rFonts w:ascii="Times New Roman" w:eastAsia="Times New Roman" w:hAnsi="Times New Roman" w:cs="Times New Roman"/>
            <w:color w:val="000000" w:themeColor="text1"/>
            <w:sz w:val="24"/>
            <w:szCs w:val="24"/>
          </w:rPr>
          <w:delText>nitrogen and phosphorus</w:delText>
        </w:r>
        <w:r w:rsidR="261295C2" w:rsidRPr="4580DFBB" w:rsidDel="00A775FD">
          <w:rPr>
            <w:rFonts w:ascii="Times New Roman" w:eastAsia="Times New Roman" w:hAnsi="Times New Roman" w:cs="Times New Roman"/>
            <w:color w:val="000000" w:themeColor="text1"/>
            <w:sz w:val="24"/>
            <w:szCs w:val="24"/>
          </w:rPr>
          <w:delText xml:space="preserve"> to those waterbodies</w:delText>
        </w:r>
        <w:r w:rsidRPr="4580DFBB" w:rsidDel="00A775FD">
          <w:rPr>
            <w:rFonts w:ascii="Times New Roman" w:eastAsia="Times New Roman" w:hAnsi="Times New Roman" w:cs="Times New Roman"/>
            <w:color w:val="000000" w:themeColor="text1"/>
            <w:sz w:val="24"/>
            <w:szCs w:val="24"/>
          </w:rPr>
          <w:delText xml:space="preserve">. </w:delText>
        </w:r>
      </w:del>
      <w:r w:rsidR="195274C0" w:rsidRPr="4580DFBB">
        <w:rPr>
          <w:rFonts w:ascii="Times New Roman" w:eastAsia="Times New Roman" w:hAnsi="Times New Roman" w:cs="Times New Roman"/>
          <w:color w:val="000000" w:themeColor="text1"/>
          <w:sz w:val="24"/>
          <w:szCs w:val="24"/>
        </w:rPr>
        <w:t xml:space="preserve">Cyanobacteria are </w:t>
      </w:r>
      <w:del w:id="20" w:author="Kreakie, Betty" w:date="2021-06-29T16:21:00Z">
        <w:r w:rsidR="195274C0" w:rsidRPr="4580DFBB" w:rsidDel="00A775FD">
          <w:rPr>
            <w:rFonts w:ascii="Times New Roman" w:eastAsia="Times New Roman" w:hAnsi="Times New Roman" w:cs="Times New Roman"/>
            <w:color w:val="000000" w:themeColor="text1"/>
            <w:sz w:val="24"/>
            <w:szCs w:val="24"/>
          </w:rPr>
          <w:delText xml:space="preserve">a </w:delText>
        </w:r>
      </w:del>
      <w:ins w:id="21" w:author="Kreakie, Betty" w:date="2021-06-29T16:21:00Z">
        <w:r w:rsidR="00A775FD">
          <w:rPr>
            <w:rFonts w:ascii="Times New Roman" w:eastAsia="Times New Roman" w:hAnsi="Times New Roman" w:cs="Times New Roman"/>
            <w:color w:val="000000" w:themeColor="text1"/>
            <w:sz w:val="24"/>
            <w:szCs w:val="24"/>
          </w:rPr>
          <w:t xml:space="preserve">normal ubiquitous </w:t>
        </w:r>
      </w:ins>
      <w:r w:rsidR="195274C0" w:rsidRPr="4580DFBB">
        <w:rPr>
          <w:rFonts w:ascii="Times New Roman" w:eastAsia="Times New Roman" w:hAnsi="Times New Roman" w:cs="Times New Roman"/>
          <w:color w:val="000000" w:themeColor="text1"/>
          <w:sz w:val="24"/>
          <w:szCs w:val="24"/>
        </w:rPr>
        <w:t xml:space="preserve">component of the natural </w:t>
      </w:r>
      <w:proofErr w:type="gramStart"/>
      <w:r w:rsidR="195274C0" w:rsidRPr="4580DFBB">
        <w:rPr>
          <w:rFonts w:ascii="Times New Roman" w:eastAsia="Times New Roman" w:hAnsi="Times New Roman" w:cs="Times New Roman"/>
          <w:color w:val="000000" w:themeColor="text1"/>
          <w:sz w:val="24"/>
          <w:szCs w:val="24"/>
        </w:rPr>
        <w:t>environment</w:t>
      </w:r>
      <w:ins w:id="22" w:author="Kreakie, Betty" w:date="2021-06-29T16:21:00Z">
        <w:r w:rsidR="00A775FD">
          <w:rPr>
            <w:rFonts w:ascii="Times New Roman" w:eastAsia="Times New Roman" w:hAnsi="Times New Roman" w:cs="Times New Roman"/>
            <w:color w:val="000000" w:themeColor="text1"/>
            <w:sz w:val="24"/>
            <w:szCs w:val="24"/>
          </w:rPr>
          <w:t>,</w:t>
        </w:r>
      </w:ins>
      <w:r w:rsidR="195274C0" w:rsidRPr="4580DFBB">
        <w:rPr>
          <w:rFonts w:ascii="Times New Roman" w:eastAsia="Times New Roman" w:hAnsi="Times New Roman" w:cs="Times New Roman"/>
          <w:color w:val="000000" w:themeColor="text1"/>
          <w:sz w:val="24"/>
          <w:szCs w:val="24"/>
        </w:rPr>
        <w:t xml:space="preserve"> but</w:t>
      </w:r>
      <w:proofErr w:type="gramEnd"/>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195274C0"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195274C0" w:rsidRPr="4580DFBB">
        <w:rPr>
          <w:rFonts w:ascii="Times New Roman" w:eastAsia="Times New Roman" w:hAnsi="Times New Roman" w:cs="Times New Roman"/>
          <w:color w:val="000000" w:themeColor="text1"/>
          <w:sz w:val="24"/>
          <w:szCs w:val="24"/>
        </w:rPr>
        <w:t xml:space="preserve"> are a </w:t>
      </w:r>
      <w:del w:id="23" w:author="Kreakie, Betty" w:date="2021-06-29T16:23:00Z">
        <w:r w:rsidR="195274C0" w:rsidRPr="4580DFBB" w:rsidDel="00066DEF">
          <w:rPr>
            <w:rFonts w:ascii="Times New Roman" w:eastAsia="Times New Roman" w:hAnsi="Times New Roman" w:cs="Times New Roman"/>
            <w:color w:val="000000" w:themeColor="text1"/>
            <w:sz w:val="24"/>
            <w:szCs w:val="24"/>
          </w:rPr>
          <w:delText xml:space="preserve">particular area of interest </w:delText>
        </w:r>
      </w:del>
      <w:ins w:id="24" w:author="Kreakie, Betty" w:date="2021-06-29T16:23:00Z">
        <w:r w:rsidR="00066DEF">
          <w:rPr>
            <w:rFonts w:ascii="Times New Roman" w:eastAsia="Times New Roman" w:hAnsi="Times New Roman" w:cs="Times New Roman"/>
            <w:color w:val="000000" w:themeColor="text1"/>
            <w:sz w:val="24"/>
            <w:szCs w:val="24"/>
          </w:rPr>
          <w:t xml:space="preserve">high priority research </w:t>
        </w:r>
      </w:ins>
      <w:ins w:id="25" w:author="Kreakie, Betty" w:date="2021-06-29T16:24:00Z">
        <w:r w:rsidR="00066DEF">
          <w:rPr>
            <w:rFonts w:ascii="Times New Roman" w:eastAsia="Times New Roman" w:hAnsi="Times New Roman" w:cs="Times New Roman"/>
            <w:color w:val="000000" w:themeColor="text1"/>
            <w:sz w:val="24"/>
            <w:szCs w:val="24"/>
          </w:rPr>
          <w:t xml:space="preserve">topic </w:t>
        </w:r>
      </w:ins>
      <w:r w:rsidR="084EBB34" w:rsidRPr="4580DFBB">
        <w:rPr>
          <w:rFonts w:ascii="Times New Roman" w:eastAsia="Times New Roman" w:hAnsi="Times New Roman" w:cs="Times New Roman"/>
          <w:color w:val="000000" w:themeColor="text1"/>
          <w:sz w:val="24"/>
          <w:szCs w:val="24"/>
        </w:rPr>
        <w:t xml:space="preserve">for </w:t>
      </w:r>
      <w:del w:id="26" w:author="Kreakie, Betty" w:date="2021-06-29T16:22:00Z">
        <w:r w:rsidR="195274C0" w:rsidRPr="4580DFBB" w:rsidDel="00A775FD">
          <w:rPr>
            <w:rFonts w:ascii="Times New Roman" w:eastAsia="Times New Roman" w:hAnsi="Times New Roman" w:cs="Times New Roman"/>
            <w:color w:val="000000" w:themeColor="text1"/>
            <w:sz w:val="24"/>
            <w:szCs w:val="24"/>
          </w:rPr>
          <w:delText>SSWR 4.3.1</w:delText>
        </w:r>
      </w:del>
      <w:ins w:id="27" w:author="Kreakie, Betty" w:date="2021-06-29T16:24:00Z">
        <w:r w:rsidR="00066DEF">
          <w:rPr>
            <w:rFonts w:ascii="Times New Roman" w:eastAsia="Times New Roman" w:hAnsi="Times New Roman" w:cs="Times New Roman"/>
            <w:color w:val="000000" w:themeColor="text1"/>
            <w:sz w:val="24"/>
            <w:szCs w:val="24"/>
          </w:rPr>
          <w:t xml:space="preserve">ORD’s </w:t>
        </w:r>
      </w:ins>
      <w:ins w:id="28" w:author="Kreakie, Betty" w:date="2021-06-29T16:22:00Z">
        <w:r w:rsidR="00A775FD">
          <w:rPr>
            <w:rFonts w:ascii="Times New Roman" w:eastAsia="Times New Roman" w:hAnsi="Times New Roman" w:cs="Times New Roman"/>
            <w:color w:val="000000" w:themeColor="text1"/>
            <w:sz w:val="24"/>
            <w:szCs w:val="24"/>
          </w:rPr>
          <w:t xml:space="preserve">Safe and Sustainable Water Resources </w:t>
        </w:r>
      </w:ins>
      <w:ins w:id="29" w:author="Kreakie, Betty" w:date="2021-06-29T16:23:00Z">
        <w:r w:rsidR="00066DEF">
          <w:rPr>
            <w:rFonts w:ascii="Times New Roman" w:eastAsia="Times New Roman" w:hAnsi="Times New Roman" w:cs="Times New Roman"/>
            <w:color w:val="000000" w:themeColor="text1"/>
            <w:sz w:val="24"/>
            <w:szCs w:val="24"/>
          </w:rPr>
          <w:t>(</w:t>
        </w:r>
      </w:ins>
      <w:ins w:id="30" w:author="Kreakie, Betty" w:date="2021-06-29T16:24:00Z">
        <w:r w:rsidR="00066DEF">
          <w:rPr>
            <w:rFonts w:ascii="Times New Roman" w:eastAsia="Times New Roman" w:hAnsi="Times New Roman" w:cs="Times New Roman"/>
            <w:color w:val="000000" w:themeColor="text1"/>
            <w:sz w:val="24"/>
            <w:szCs w:val="24"/>
          </w:rPr>
          <w:t>SSWR) program</w:t>
        </w:r>
      </w:ins>
      <w:r w:rsidR="195274C0"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195274C0" w:rsidRPr="4580DFBB">
        <w:rPr>
          <w:rFonts w:ascii="Times New Roman" w:eastAsia="Times New Roman" w:hAnsi="Times New Roman" w:cs="Times New Roman"/>
          <w:color w:val="000000" w:themeColor="text1"/>
          <w:sz w:val="24"/>
          <w:szCs w:val="24"/>
        </w:rPr>
        <w:t xml:space="preserve"> is important</w:t>
      </w:r>
      <w:ins w:id="31" w:author="Kreakie, Betty" w:date="2021-06-29T16:22:00Z">
        <w:r w:rsidR="00A775FD">
          <w:rPr>
            <w:rFonts w:ascii="Times New Roman" w:eastAsia="Times New Roman" w:hAnsi="Times New Roman" w:cs="Times New Roman"/>
            <w:color w:val="000000" w:themeColor="text1"/>
            <w:sz w:val="24"/>
            <w:szCs w:val="24"/>
          </w:rPr>
          <w:t>,</w:t>
        </w:r>
      </w:ins>
      <w:r w:rsidR="195274C0" w:rsidRPr="4580DFBB">
        <w:rPr>
          <w:rFonts w:ascii="Times New Roman" w:eastAsia="Times New Roman" w:hAnsi="Times New Roman" w:cs="Times New Roman"/>
          <w:color w:val="000000" w:themeColor="text1"/>
          <w:sz w:val="24"/>
          <w:szCs w:val="24"/>
        </w:rPr>
        <w:t xml:space="preserve"> because HABs have the potential to produce toxins, such as microcystin, and to reduce O</w:t>
      </w:r>
      <w:r w:rsidR="195274C0" w:rsidRPr="4580DFBB">
        <w:rPr>
          <w:rFonts w:ascii="Times New Roman" w:eastAsia="Times New Roman" w:hAnsi="Times New Roman" w:cs="Times New Roman"/>
          <w:color w:val="000000" w:themeColor="text1"/>
          <w:sz w:val="24"/>
          <w:szCs w:val="24"/>
          <w:vertAlign w:val="subscript"/>
        </w:rPr>
        <w:t xml:space="preserve">2 </w:t>
      </w:r>
      <w:r w:rsidR="195274C0" w:rsidRPr="4580DFBB">
        <w:rPr>
          <w:rFonts w:ascii="Times New Roman" w:eastAsia="Times New Roman" w:hAnsi="Times New Roman" w:cs="Times New Roman"/>
          <w:color w:val="000000" w:themeColor="text1"/>
          <w:sz w:val="24"/>
          <w:szCs w:val="24"/>
        </w:rPr>
        <w:t xml:space="preserve">levels </w:t>
      </w:r>
      <w:del w:id="32" w:author="Kreakie, Betty" w:date="2021-06-29T16:25:00Z">
        <w:r w:rsidR="195274C0" w:rsidRPr="4580DFBB" w:rsidDel="00066DEF">
          <w:rPr>
            <w:rFonts w:ascii="Times New Roman" w:eastAsia="Times New Roman" w:hAnsi="Times New Roman" w:cs="Times New Roman"/>
            <w:color w:val="000000" w:themeColor="text1"/>
            <w:sz w:val="24"/>
            <w:szCs w:val="24"/>
          </w:rPr>
          <w:delText>upon</w:delText>
        </w:r>
        <w:r w:rsidR="3994CBA6" w:rsidRPr="4580DFBB" w:rsidDel="00066DEF">
          <w:rPr>
            <w:rFonts w:ascii="Times New Roman" w:eastAsia="Times New Roman" w:hAnsi="Times New Roman" w:cs="Times New Roman"/>
            <w:color w:val="000000" w:themeColor="text1"/>
            <w:sz w:val="24"/>
            <w:szCs w:val="24"/>
          </w:rPr>
          <w:delText xml:space="preserve"> collapse </w:delText>
        </w:r>
      </w:del>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69D232DA" w14:textId="6527027C"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45854C29" w14:textId="595F4C77" w:rsidR="1C47FAE4" w:rsidRDefault="1C47FAE4"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Does land use affect bloom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06D020EA"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 xml:space="preserve">(i.e. temperature and pH) best predict </w:t>
      </w:r>
      <w:del w:id="33" w:author="Kreakie, Betty" w:date="2021-06-29T16:27:00Z">
        <w:r w:rsidRPr="4580DFBB" w:rsidDel="00066DEF">
          <w:rPr>
            <w:rFonts w:ascii="Times New Roman" w:eastAsia="Times New Roman" w:hAnsi="Times New Roman" w:cs="Times New Roman"/>
            <w:color w:val="000000" w:themeColor="text1"/>
            <w:sz w:val="24"/>
            <w:szCs w:val="24"/>
          </w:rPr>
          <w:delText xml:space="preserve">changes in </w:delText>
        </w:r>
      </w:del>
      <w:r w:rsidRPr="4580DFBB">
        <w:rPr>
          <w:rFonts w:ascii="Times New Roman" w:eastAsia="Times New Roman" w:hAnsi="Times New Roman" w:cs="Times New Roman"/>
          <w:color w:val="000000" w:themeColor="text1"/>
          <w:sz w:val="24"/>
          <w:szCs w:val="24"/>
        </w:rPr>
        <w:t xml:space="preserve">HAB </w:t>
      </w:r>
      <w:del w:id="34" w:author="Kreakie, Betty" w:date="2021-06-29T16:27:00Z">
        <w:r w:rsidRPr="4580DFBB" w:rsidDel="00066DEF">
          <w:rPr>
            <w:rFonts w:ascii="Times New Roman" w:eastAsia="Times New Roman" w:hAnsi="Times New Roman" w:cs="Times New Roman"/>
            <w:color w:val="000000" w:themeColor="text1"/>
            <w:sz w:val="24"/>
            <w:szCs w:val="24"/>
          </w:rPr>
          <w:delText>formation</w:delText>
        </w:r>
      </w:del>
      <w:ins w:id="35" w:author="Kreakie, Betty" w:date="2021-06-29T16:27:00Z">
        <w:r w:rsidR="00066DEF">
          <w:rPr>
            <w:rFonts w:ascii="Times New Roman" w:eastAsia="Times New Roman" w:hAnsi="Times New Roman" w:cs="Times New Roman"/>
            <w:color w:val="000000" w:themeColor="text1"/>
            <w:sz w:val="24"/>
            <w:szCs w:val="24"/>
          </w:rPr>
          <w:t>events</w:t>
        </w:r>
      </w:ins>
      <w:r w:rsidRPr="4580DFBB">
        <w:rPr>
          <w:rFonts w:ascii="Times New Roman" w:eastAsia="Times New Roman" w:hAnsi="Times New Roman" w:cs="Times New Roman"/>
          <w:color w:val="000000" w:themeColor="text1"/>
          <w:sz w:val="24"/>
          <w:szCs w:val="24"/>
        </w:rPr>
        <w:t>?</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How does the cyanobacteria community change over space and time?</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36"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36"/>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1B34BB2B"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eployed to 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commentRangeStart w:id="37"/>
      <w:proofErr w:type="spellStart"/>
      <w:r w:rsidR="0E6045DB" w:rsidRPr="4580DFBB">
        <w:rPr>
          <w:rFonts w:ascii="Times New Roman" w:eastAsia="Times New Roman" w:hAnsi="Times New Roman" w:cs="Times New Roman"/>
          <w:sz w:val="24"/>
          <w:szCs w:val="24"/>
        </w:rPr>
        <w:t>FLAMe</w:t>
      </w:r>
      <w:commentRangeEnd w:id="37"/>
      <w:proofErr w:type="spellEnd"/>
      <w:r w:rsidR="00066DEF">
        <w:rPr>
          <w:rStyle w:val="CommentReference"/>
        </w:rPr>
        <w:commentReference w:id="37"/>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connection but does have groundwater connectivity and receives groundwater inflow from an adjacent pond (Middle Pond).  </w:t>
      </w:r>
      <w:r w:rsidR="006015C2">
        <w:rPr>
          <w:rFonts w:ascii="Times New Roman" w:eastAsia="Times New Roman" w:hAnsi="Times New Roman" w:cs="Times New Roman"/>
          <w:color w:val="000000" w:themeColor="text1"/>
          <w:sz w:val="24"/>
          <w:szCs w:val="24"/>
        </w:rPr>
        <w:t xml:space="preserve">Hamblin Pond has history of algal blooms resulting from high internal phosphorus loading from agricultural sources near the pond.  Alum treatments were performed in 1995 and </w:t>
      </w:r>
      <w:commentRangeStart w:id="38"/>
      <w:r w:rsidR="006015C2">
        <w:rPr>
          <w:rFonts w:ascii="Times New Roman" w:eastAsia="Times New Roman" w:hAnsi="Times New Roman" w:cs="Times New Roman"/>
          <w:color w:val="000000" w:themeColor="text1"/>
          <w:sz w:val="24"/>
          <w:szCs w:val="24"/>
        </w:rPr>
        <w:t>2015</w:t>
      </w:r>
      <w:commentRangeEnd w:id="38"/>
      <w:r w:rsidR="00066DEF">
        <w:rPr>
          <w:rStyle w:val="CommentReference"/>
        </w:rPr>
        <w:commentReference w:id="38"/>
      </w:r>
      <w:r w:rsidR="006015C2">
        <w:rPr>
          <w:rFonts w:ascii="Times New Roman" w:eastAsia="Times New Roman" w:hAnsi="Times New Roman" w:cs="Times New Roman"/>
          <w:color w:val="000000" w:themeColor="text1"/>
          <w:sz w:val="24"/>
          <w:szCs w:val="24"/>
        </w:rPr>
        <w:t xml:space="preserve">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ins w:id="39" w:author="Kreakie, Betty" w:date="2021-06-29T16:32:00Z">
        <w:r w:rsidR="00066DEF">
          <w:rPr>
            <w:rFonts w:ascii="Times New Roman" w:eastAsia="Times New Roman" w:hAnsi="Times New Roman" w:cs="Times New Roman"/>
            <w:color w:val="000000" w:themeColor="text1"/>
            <w:sz w:val="24"/>
            <w:szCs w:val="24"/>
          </w:rPr>
          <w:t xml:space="preserve">ORD’s </w:t>
        </w:r>
      </w:ins>
      <w:r w:rsidR="60638F23" w:rsidRPr="4580DFBB">
        <w:rPr>
          <w:rFonts w:ascii="Times New Roman" w:eastAsia="Times New Roman" w:hAnsi="Times New Roman" w:cs="Times New Roman"/>
          <w:color w:val="000000" w:themeColor="text1"/>
          <w:sz w:val="24"/>
          <w:szCs w:val="24"/>
        </w:rPr>
        <w:t xml:space="preserve">Nutrients Solution-Driven Research </w:t>
      </w:r>
      <w:ins w:id="40" w:author="Kreakie, Betty" w:date="2021-06-29T16:33:00Z">
        <w:r w:rsidR="00620617">
          <w:rPr>
            <w:rFonts w:ascii="Times New Roman" w:eastAsia="Times New Roman" w:hAnsi="Times New Roman" w:cs="Times New Roman"/>
            <w:color w:val="000000" w:themeColor="text1"/>
            <w:sz w:val="24"/>
            <w:szCs w:val="24"/>
          </w:rPr>
          <w:t xml:space="preserve">(SDR) </w:t>
        </w:r>
      </w:ins>
      <w:r w:rsidR="60638F23" w:rsidRPr="4580DFBB">
        <w:rPr>
          <w:rFonts w:ascii="Times New Roman" w:eastAsia="Times New Roman" w:hAnsi="Times New Roman" w:cs="Times New Roman"/>
          <w:color w:val="000000" w:themeColor="text1"/>
          <w:sz w:val="24"/>
          <w:szCs w:val="24"/>
        </w:rPr>
        <w:t>project</w:t>
      </w:r>
      <w:ins w:id="41" w:author="Kreakie, Betty" w:date="2021-06-29T16:32:00Z">
        <w:r w:rsidR="00066DEF">
          <w:rPr>
            <w:rFonts w:ascii="Times New Roman" w:eastAsia="Times New Roman" w:hAnsi="Times New Roman" w:cs="Times New Roman"/>
            <w:color w:val="000000" w:themeColor="text1"/>
            <w:sz w:val="24"/>
            <w:szCs w:val="24"/>
          </w:rPr>
          <w:t xml:space="preserve"> in StRAP3</w:t>
        </w:r>
      </w:ins>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6F7633">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FFFF" w:themeFill="background1"/>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42"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42"/>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54DAFCBE"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del w:id="43" w:author="Kreakie, Betty" w:date="2021-06-29T16:34:00Z">
        <w:r w:rsidRPr="4580DFBB" w:rsidDel="00620617">
          <w:rPr>
            <w:rFonts w:ascii="Times New Roman" w:eastAsia="Times New Roman" w:hAnsi="Times New Roman" w:cs="Times New Roman"/>
            <w:color w:val="000000" w:themeColor="text1"/>
            <w:sz w:val="24"/>
            <w:szCs w:val="24"/>
          </w:rPr>
          <w:delText xml:space="preserve">evaluate </w:delText>
        </w:r>
      </w:del>
      <w:ins w:id="44" w:author="Kreakie, Betty" w:date="2021-06-29T16:34:00Z">
        <w:r w:rsidR="00620617">
          <w:rPr>
            <w:rFonts w:ascii="Times New Roman" w:eastAsia="Times New Roman" w:hAnsi="Times New Roman" w:cs="Times New Roman"/>
            <w:color w:val="000000" w:themeColor="text1"/>
            <w:sz w:val="24"/>
            <w:szCs w:val="24"/>
          </w:rPr>
          <w:t xml:space="preserve">understand </w:t>
        </w:r>
      </w:ins>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45"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45"/>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4CC801D2"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None of the field tasks require special training or certification.  </w:t>
      </w:r>
      <w:commentRangeStart w:id="46"/>
      <w:r w:rsidRPr="4580DFBB">
        <w:rPr>
          <w:rFonts w:ascii="Times New Roman" w:eastAsia="Times New Roman" w:hAnsi="Times New Roman" w:cs="Times New Roman"/>
          <w:sz w:val="24"/>
          <w:szCs w:val="24"/>
        </w:rPr>
        <w:t>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 technicians or others who have expertise with the method</w:t>
      </w:r>
      <w:commentRangeEnd w:id="46"/>
      <w:r w:rsidR="00620617">
        <w:rPr>
          <w:rStyle w:val="CommentReference"/>
        </w:rPr>
        <w:commentReference w:id="46"/>
      </w:r>
      <w:r w:rsidRPr="4580DFBB">
        <w:rPr>
          <w:rFonts w:ascii="Times New Roman" w:eastAsia="Times New Roman" w:hAnsi="Times New Roman" w:cs="Times New Roman"/>
          <w:sz w:val="24"/>
          <w:szCs w:val="24"/>
        </w:rPr>
        <w:t>.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47"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47"/>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5B4E3230"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ins w:id="48" w:author="Kreakie, Betty" w:date="2021-06-29T16:36:00Z">
        <w:r w:rsidR="00620617">
          <w:rPr>
            <w:rFonts w:ascii="Times New Roman" w:eastAsia="Times New Roman" w:hAnsi="Times New Roman" w:cs="Times New Roman"/>
            <w:sz w:val="24"/>
            <w:szCs w:val="24"/>
          </w:rPr>
          <w:t>,</w:t>
        </w:r>
      </w:ins>
      <w:r w:rsidR="00021AAF">
        <w:rPr>
          <w:rFonts w:ascii="Times New Roman" w:eastAsia="Times New Roman" w:hAnsi="Times New Roman" w:cs="Times New Roman"/>
          <w:sz w:val="24"/>
          <w:szCs w:val="24"/>
        </w:rPr>
        <w:t xml:space="preserve"> these records will be exported to a csv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 xml:space="preserve">project repository as a </w:t>
      </w:r>
      <w:del w:id="49" w:author="Kreakie, Betty" w:date="2021-06-29T16:37:00Z">
        <w:r w:rsidR="002B6DDA" w:rsidDel="00620617">
          <w:rPr>
            <w:rFonts w:ascii="Times New Roman" w:eastAsia="Times New Roman" w:hAnsi="Times New Roman" w:cs="Times New Roman"/>
            <w:sz w:val="24"/>
            <w:szCs w:val="24"/>
          </w:rPr>
          <w:delText>.</w:delText>
        </w:r>
      </w:del>
      <w:r w:rsidR="002B6DDA">
        <w:rPr>
          <w:rFonts w:ascii="Times New Roman" w:eastAsia="Times New Roman" w:hAnsi="Times New Roman" w:cs="Times New Roman"/>
          <w:sz w:val="24"/>
          <w:szCs w:val="24"/>
        </w:rPr>
        <w:t>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3AC8AD9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B7EC9AB"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(analytical chemistry) and microplate reader (ELISA) will output data in spreadsheet form. (See Section A.5 for description of data to be collected).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50" w:name="_Toc531072413"/>
      <w:r w:rsidRPr="4580DFBB">
        <w:rPr>
          <w:rFonts w:ascii="Times New Roman" w:eastAsia="Times New Roman" w:hAnsi="Times New Roman" w:cs="Times New Roman"/>
          <w:sz w:val="24"/>
          <w:szCs w:val="24"/>
        </w:rPr>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50"/>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51" w:name="_Toc531072414"/>
      <w:r w:rsidRPr="4580DFBB">
        <w:rPr>
          <w:rFonts w:ascii="Times New Roman" w:hAnsi="Times New Roman"/>
          <w:sz w:val="24"/>
          <w:szCs w:val="24"/>
        </w:rPr>
        <w:t>B1. Experimental Design</w:t>
      </w:r>
      <w:bookmarkEnd w:id="51"/>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759AA778"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commentRangeStart w:id="52"/>
      <w:r w:rsidR="00013759">
        <w:rPr>
          <w:rFonts w:ascii="Times New Roman" w:eastAsia="Times New Roman" w:hAnsi="Times New Roman" w:cs="Times New Roman"/>
          <w:sz w:val="24"/>
          <w:szCs w:val="24"/>
        </w:rPr>
        <w:t>“</w:t>
      </w:r>
      <w:proofErr w:type="spellStart"/>
      <w:r w:rsidR="00013759">
        <w:rPr>
          <w:rFonts w:ascii="Times New Roman" w:eastAsia="Times New Roman" w:hAnsi="Times New Roman" w:cs="Times New Roman"/>
          <w:sz w:val="24"/>
          <w:szCs w:val="24"/>
        </w:rPr>
        <w:t>nearish</w:t>
      </w:r>
      <w:proofErr w:type="spellEnd"/>
      <w:r w:rsidR="00013759">
        <w:rPr>
          <w:rFonts w:ascii="Times New Roman" w:eastAsia="Times New Roman" w:hAnsi="Times New Roman" w:cs="Times New Roman"/>
          <w:sz w:val="24"/>
          <w:szCs w:val="24"/>
        </w:rPr>
        <w:t xml:space="preserve">” </w:t>
      </w:r>
      <w:commentRangeEnd w:id="52"/>
      <w:r w:rsidR="00620617">
        <w:rPr>
          <w:rStyle w:val="CommentReference"/>
        </w:rPr>
        <w:commentReference w:id="52"/>
      </w:r>
      <w:r w:rsidR="00013759">
        <w:rPr>
          <w:rFonts w:ascii="Times New Roman" w:eastAsia="Times New Roman" w:hAnsi="Times New Roman" w:cs="Times New Roman"/>
          <w:sz w:val="24"/>
          <w:szCs w:val="24"/>
        </w:rPr>
        <w:t>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620617">
        <w:rPr>
          <w:rFonts w:ascii="Times New Roman" w:eastAsia="Times New Roman" w:hAnsi="Times New Roman" w:cs="Times New Roman"/>
          <w:i/>
          <w:iCs/>
          <w:sz w:val="24"/>
          <w:szCs w:val="24"/>
          <w:rPrChange w:id="53" w:author="Kreakie, Betty" w:date="2021-06-29T16:40:00Z">
            <w:rPr>
              <w:rFonts w:ascii="Times New Roman" w:eastAsia="Times New Roman" w:hAnsi="Times New Roman" w:cs="Times New Roman"/>
              <w:sz w:val="24"/>
              <w:szCs w:val="24"/>
            </w:rPr>
          </w:rPrChange>
        </w:rPr>
        <w:t>a</w:t>
      </w:r>
      <w:ins w:id="54" w:author="Kreakie, Betty" w:date="2021-06-29T16:40:00Z">
        <w:r w:rsidR="00620617">
          <w:rPr>
            <w:rFonts w:ascii="Times New Roman" w:eastAsia="Times New Roman" w:hAnsi="Times New Roman" w:cs="Times New Roman"/>
            <w:sz w:val="24"/>
            <w:szCs w:val="24"/>
          </w:rPr>
          <w:t>,</w:t>
        </w:r>
      </w:ins>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proofErr w:type="gramStart"/>
      <w:r w:rsidR="7996FCB8" w:rsidRPr="44BA4F1D">
        <w:rPr>
          <w:rFonts w:ascii="Times New Roman" w:eastAsia="Times New Roman" w:hAnsi="Times New Roman" w:cs="Times New Roman"/>
          <w:sz w:val="24"/>
          <w:szCs w:val="24"/>
        </w:rPr>
        <w:t>15 minute</w:t>
      </w:r>
      <w:proofErr w:type="gramEnd"/>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 xml:space="preserve">microcystin, </w:t>
      </w:r>
      <w:commentRangeStart w:id="55"/>
      <w:r w:rsidR="1794F290" w:rsidRPr="44BA4F1D">
        <w:rPr>
          <w:rFonts w:ascii="Times New Roman" w:eastAsia="Times New Roman" w:hAnsi="Times New Roman" w:cs="Times New Roman"/>
          <w:sz w:val="24"/>
          <w:szCs w:val="24"/>
        </w:rPr>
        <w:t>TN</w:t>
      </w:r>
      <w:commentRangeEnd w:id="55"/>
      <w:r w:rsidR="00620617">
        <w:rPr>
          <w:rStyle w:val="CommentReference"/>
        </w:rPr>
        <w:commentReference w:id="55"/>
      </w:r>
      <w:r w:rsidR="1794F290" w:rsidRPr="44BA4F1D">
        <w:rPr>
          <w:rFonts w:ascii="Times New Roman" w:eastAsia="Times New Roman" w:hAnsi="Times New Roman" w:cs="Times New Roman"/>
          <w:sz w:val="24"/>
          <w:szCs w:val="24"/>
        </w:rPr>
        <w:t>, TP, NO3, PO4, and NH4</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24B8670B"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 xml:space="preserve">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r w:rsidR="5943E7F8" w:rsidRPr="44BA4F1D">
        <w:rPr>
          <w:rFonts w:ascii="Times New Roman" w:eastAsia="Times New Roman" w:hAnsi="Times New Roman" w:cs="Times New Roman"/>
          <w:sz w:val="24"/>
          <w:szCs w:val="24"/>
        </w:rPr>
        <w:t xml:space="preserve">  </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56" w:name="_Toc531072415"/>
      <w:r w:rsidRPr="4580DFBB">
        <w:rPr>
          <w:rFonts w:ascii="Times New Roman" w:hAnsi="Times New Roman"/>
          <w:sz w:val="24"/>
          <w:szCs w:val="24"/>
        </w:rPr>
        <w:t>B2. Sampling Methods</w:t>
      </w:r>
      <w:bookmarkEnd w:id="56"/>
    </w:p>
    <w:p w14:paraId="7B562D60" w14:textId="77777777" w:rsidR="000F743F" w:rsidRDefault="000F743F" w:rsidP="006F7633">
      <w:pPr>
        <w:rPr>
          <w:rFonts w:ascii="Times New Roman" w:eastAsia="Times New Roman" w:hAnsi="Times New Roman" w:cs="Times New Roman"/>
          <w:sz w:val="24"/>
          <w:szCs w:val="24"/>
        </w:rPr>
      </w:pPr>
    </w:p>
    <w:p w14:paraId="65BB9F68" w14:textId="6D9560CB"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del w:id="57" w:author="Kreakie, Betty" w:date="2021-06-29T16:43:00Z">
        <w:r w:rsidRPr="00013759" w:rsidDel="00A94F95">
          <w:rPr>
            <w:rFonts w:ascii="Times New Roman" w:eastAsia="Times New Roman" w:hAnsi="Times New Roman" w:cs="Times New Roman"/>
            <w:sz w:val="24"/>
            <w:szCs w:val="24"/>
          </w:rPr>
          <w:delText xml:space="preserve"> </w:delText>
        </w:r>
      </w:del>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A94F95">
        <w:rPr>
          <w:rFonts w:ascii="Times New Roman" w:eastAsia="Times New Roman" w:hAnsi="Times New Roman" w:cs="Times New Roman"/>
          <w:i/>
          <w:iCs/>
          <w:sz w:val="24"/>
          <w:szCs w:val="24"/>
          <w:rPrChange w:id="58" w:author="Kreakie, Betty" w:date="2021-06-29T16:44:00Z">
            <w:rPr>
              <w:rFonts w:ascii="Times New Roman" w:eastAsia="Times New Roman" w:hAnsi="Times New Roman" w:cs="Times New Roman"/>
              <w:sz w:val="24"/>
              <w:szCs w:val="24"/>
            </w:rPr>
          </w:rPrChange>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4"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w:t>
      </w:r>
      <w:proofErr w:type="spellStart"/>
      <w:r w:rsidR="00451789">
        <w:rPr>
          <w:rFonts w:ascii="Times New Roman" w:eastAsia="Times New Roman" w:hAnsi="Times New Roman" w:cs="Times New Roman"/>
          <w:sz w:val="24"/>
          <w:szCs w:val="24"/>
        </w:rPr>
        <w:t>GoAnywhere</w:t>
      </w:r>
      <w:proofErr w:type="spellEnd"/>
      <w:r w:rsidR="00451789">
        <w:rPr>
          <w:rFonts w:ascii="Times New Roman" w:eastAsia="Times New Roman" w:hAnsi="Times New Roman" w:cs="Times New Roman"/>
          <w:sz w:val="24"/>
          <w:szCs w:val="24"/>
        </w:rPr>
        <w:t xml:space="preserv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 xml:space="preserve">using a Secchi disk.  The Secchi disk will be lowered on the shaded side of the boat until it </w:t>
      </w:r>
      <w:proofErr w:type="gramStart"/>
      <w:r w:rsidRPr="44BA4F1D">
        <w:rPr>
          <w:rFonts w:ascii="Times New Roman" w:eastAsia="Times New Roman" w:hAnsi="Times New Roman" w:cs="Times New Roman"/>
          <w:sz w:val="24"/>
          <w:szCs w:val="24"/>
        </w:rPr>
        <w:t>disappears</w:t>
      </w:r>
      <w:proofErr w:type="gramEnd"/>
      <w:r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lastRenderedPageBreak/>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w:t>
      </w:r>
      <w:proofErr w:type="spellStart"/>
      <w:r w:rsidR="00512634">
        <w:rPr>
          <w:rFonts w:ascii="Times New Roman" w:eastAsia="Times New Roman" w:hAnsi="Times New Roman" w:cs="Times New Roman"/>
          <w:sz w:val="24"/>
          <w:szCs w:val="24"/>
        </w:rPr>
        <w:t>Phycotech</w:t>
      </w:r>
      <w:proofErr w:type="spellEnd"/>
      <w:r w:rsidR="00512634">
        <w:rPr>
          <w:rFonts w:ascii="Times New Roman" w:eastAsia="Times New Roman" w:hAnsi="Times New Roman" w:cs="Times New Roman"/>
          <w:sz w:val="24"/>
          <w:szCs w:val="24"/>
        </w:rPr>
        <w:t>.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w:t>
      </w:r>
      <w:proofErr w:type="gramStart"/>
      <w:r w:rsidR="00156D8A">
        <w:rPr>
          <w:rFonts w:ascii="Times New Roman" w:eastAsia="Times New Roman" w:hAnsi="Times New Roman" w:cs="Times New Roman"/>
          <w:sz w:val="24"/>
          <w:szCs w:val="24"/>
        </w:rPr>
        <w:t>at a later date</w:t>
      </w:r>
      <w:proofErr w:type="gramEnd"/>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59" w:name="_Toc531072416"/>
      <w:r w:rsidRPr="4580DFBB">
        <w:rPr>
          <w:rFonts w:ascii="Times New Roman" w:hAnsi="Times New Roman"/>
          <w:sz w:val="24"/>
          <w:szCs w:val="24"/>
        </w:rPr>
        <w:t>B3. Sample Handling and Chain of Custody</w:t>
      </w:r>
      <w:bookmarkEnd w:id="59"/>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w:t>
      </w:r>
      <w:proofErr w:type="gramStart"/>
      <w:r w:rsidRPr="4580DFBB">
        <w:rPr>
          <w:rFonts w:ascii="Times New Roman" w:eastAsia="Times New Roman" w:hAnsi="Times New Roman" w:cs="Times New Roman"/>
          <w:color w:val="000000" w:themeColor="text1"/>
          <w:sz w:val="24"/>
          <w:szCs w:val="24"/>
        </w:rPr>
        <w:t>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 xml:space="preserve">Samples </w:t>
      </w:r>
      <w:proofErr w:type="gramStart"/>
      <w:r>
        <w:rPr>
          <w:rFonts w:ascii="Times New Roman" w:hAnsi="Times New Roman"/>
          <w:bCs/>
          <w:color w:val="000000"/>
          <w:sz w:val="24"/>
          <w:szCs w:val="24"/>
        </w:rPr>
        <w:t>will remain in USEPA ACESD custody at all times</w:t>
      </w:r>
      <w:proofErr w:type="gramEnd"/>
      <w:r>
        <w:rPr>
          <w:rFonts w:ascii="Times New Roman" w:hAnsi="Times New Roman"/>
          <w:bCs/>
          <w:color w:val="000000"/>
          <w:sz w:val="24"/>
          <w:szCs w:val="24"/>
        </w:rPr>
        <w:t>.</w:t>
      </w:r>
    </w:p>
    <w:p w14:paraId="4B007BA0" w14:textId="67803AD0" w:rsidR="00B421E9" w:rsidRPr="00B421E9" w:rsidRDefault="00E510A3" w:rsidP="00277950">
      <w:pPr>
        <w:pStyle w:val="Heading2"/>
        <w:rPr>
          <w:rFonts w:ascii="Times New Roman" w:hAnsi="Times New Roman"/>
          <w:sz w:val="24"/>
          <w:szCs w:val="24"/>
        </w:rPr>
      </w:pPr>
      <w:bookmarkStart w:id="60" w:name="_Toc531072417"/>
      <w:r w:rsidRPr="4580DFBB">
        <w:rPr>
          <w:rFonts w:ascii="Times New Roman" w:hAnsi="Times New Roman"/>
          <w:sz w:val="24"/>
          <w:szCs w:val="24"/>
        </w:rPr>
        <w:t>B4. Analytical Methods</w:t>
      </w:r>
      <w:bookmarkEnd w:id="60"/>
      <w:r w:rsidR="00277950">
        <w:rPr>
          <w:rFonts w:ascii="Times New Roman" w:hAnsi="Times New Roman"/>
          <w:sz w:val="24"/>
          <w:szCs w:val="24"/>
        </w:rPr>
        <w:br/>
      </w:r>
    </w:p>
    <w:p w14:paraId="3A6D522B" w14:textId="5848743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30D14D58"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w:t>
      </w:r>
      <w:commentRangeStart w:id="61"/>
      <w:r w:rsidRPr="4580DFBB">
        <w:rPr>
          <w:rFonts w:ascii="Times New Roman" w:eastAsia="Times New Roman" w:hAnsi="Times New Roman" w:cs="Times New Roman"/>
          <w:sz w:val="24"/>
          <w:szCs w:val="24"/>
        </w:rPr>
        <w:t>enzyme-linked immunosorbent assays (ELISA</w:t>
      </w:r>
      <w:commentRangeEnd w:id="61"/>
      <w:r w:rsidR="00A94F95">
        <w:rPr>
          <w:rStyle w:val="CommentReference"/>
        </w:rPr>
        <w:commentReference w:id="61"/>
      </w:r>
      <w:r w:rsidRPr="4580DFBB">
        <w:rPr>
          <w:rFonts w:ascii="Times New Roman" w:eastAsia="Times New Roman" w:hAnsi="Times New Roman" w:cs="Times New Roman"/>
          <w:sz w:val="24"/>
          <w:szCs w:val="24"/>
        </w:rPr>
        <w:t xml:space="preserve">). Unfiltered water samples in 20 mL glass scintillation vials will undergo a freeze thaw cycle three times. After the third cycle, water will 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62" w:name="_Toc531072418"/>
      <w:r w:rsidRPr="4580DFBB">
        <w:rPr>
          <w:rFonts w:ascii="Times New Roman" w:hAnsi="Times New Roman"/>
          <w:sz w:val="24"/>
          <w:szCs w:val="24"/>
        </w:rPr>
        <w:t>B5. Quality Control</w:t>
      </w:r>
      <w:bookmarkEnd w:id="62"/>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63"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63"/>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2A537141"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w:t>
      </w:r>
      <w:proofErr w:type="spellStart"/>
      <w:r w:rsidR="00EA215B">
        <w:rPr>
          <w:rFonts w:ascii="Times New Roman" w:eastAsia="Times New Roman" w:hAnsi="Times New Roman" w:cs="Times New Roman"/>
          <w:sz w:val="24"/>
          <w:szCs w:val="24"/>
        </w:rPr>
        <w:t>FLAMe</w:t>
      </w:r>
      <w:proofErr w:type="spellEnd"/>
      <w:r w:rsidR="00EA215B">
        <w:rPr>
          <w:rFonts w:ascii="Times New Roman" w:eastAsia="Times New Roman" w:hAnsi="Times New Roman" w:cs="Times New Roman"/>
          <w:sz w:val="24"/>
          <w:szCs w:val="24"/>
        </w:rPr>
        <w:t xml:space="preserv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every 8-12 weeks or 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commentRangeStart w:id="64"/>
      <w:r w:rsidR="00D74A4E">
        <w:rPr>
          <w:rFonts w:ascii="Times New Roman" w:eastAsia="Times New Roman" w:hAnsi="Times New Roman" w:cs="Times New Roman"/>
          <w:sz w:val="24"/>
          <w:szCs w:val="24"/>
        </w:rPr>
        <w:t>Table with sensor specific deviation?</w:t>
      </w:r>
      <w:commentRangeEnd w:id="64"/>
      <w:r w:rsidR="00D74A4E">
        <w:rPr>
          <w:rStyle w:val="CommentReference"/>
        </w:rPr>
        <w:commentReference w:id="64"/>
      </w:r>
    </w:p>
    <w:p w14:paraId="679419DF" w14:textId="77777777" w:rsidR="00E31CAE" w:rsidRDefault="00E31CAE" w:rsidP="4580DFBB">
      <w:pPr>
        <w:pStyle w:val="Heading2"/>
        <w:rPr>
          <w:rFonts w:ascii="Times New Roman" w:hAnsi="Times New Roman"/>
          <w:sz w:val="24"/>
          <w:szCs w:val="24"/>
        </w:rPr>
      </w:pPr>
      <w:bookmarkStart w:id="65"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65"/>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66"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66"/>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67"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67"/>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24C33A2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del w:id="68" w:author="Kreakie, Betty" w:date="2021-06-29T16:50:00Z">
        <w:r w:rsidRPr="4580DFBB" w:rsidDel="00A94F95">
          <w:rPr>
            <w:rFonts w:ascii="Times New Roman" w:eastAsia="Times New Roman" w:hAnsi="Times New Roman" w:cs="Times New Roman"/>
            <w:sz w:val="24"/>
            <w:szCs w:val="24"/>
          </w:rPr>
          <w:delText xml:space="preserve">is </w:delText>
        </w:r>
      </w:del>
      <w:ins w:id="69" w:author="Kreakie, Betty" w:date="2021-06-29T16:50:00Z">
        <w:r w:rsidR="00A94F95">
          <w:rPr>
            <w:rFonts w:ascii="Times New Roman" w:eastAsia="Times New Roman" w:hAnsi="Times New Roman" w:cs="Times New Roman"/>
            <w:sz w:val="24"/>
            <w:szCs w:val="24"/>
          </w:rPr>
          <w:t xml:space="preserve">are </w:t>
        </w:r>
      </w:ins>
      <w:r w:rsidRPr="4580DFBB">
        <w:rPr>
          <w:rFonts w:ascii="Times New Roman" w:eastAsia="Times New Roman" w:hAnsi="Times New Roman" w:cs="Times New Roman"/>
          <w:sz w:val="24"/>
          <w:szCs w:val="24"/>
        </w:rPr>
        <w:t>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del w:id="70" w:author="Kreakie, Betty" w:date="2021-06-29T16:50:00Z">
        <w:r w:rsidR="00E31CAE" w:rsidDel="00A94F95">
          <w:rPr>
            <w:rFonts w:ascii="Times New Roman" w:eastAsia="Times New Roman" w:hAnsi="Times New Roman" w:cs="Times New Roman"/>
            <w:sz w:val="24"/>
            <w:szCs w:val="24"/>
          </w:rPr>
          <w:delText xml:space="preserve"> </w:delText>
        </w:r>
      </w:del>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13869C4D"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w:t>
      </w:r>
      <w:proofErr w:type="gramStart"/>
      <w:r w:rsidRPr="4580DFBB">
        <w:rPr>
          <w:rFonts w:ascii="Times New Roman" w:eastAsia="Times New Roman" w:hAnsi="Times New Roman" w:cs="Times New Roman"/>
          <w:sz w:val="24"/>
          <w:szCs w:val="24"/>
        </w:rPr>
        <w:t>fairly simply</w:t>
      </w:r>
      <w:proofErr w:type="gramEnd"/>
      <w:r w:rsidRPr="4580DFBB">
        <w:rPr>
          <w:rFonts w:ascii="Times New Roman" w:eastAsia="Times New Roman" w:hAnsi="Times New Roman" w:cs="Times New Roman"/>
          <w:sz w:val="24"/>
          <w:szCs w:val="24"/>
        </w:rPr>
        <w:t xml:space="preserve"> constructed as a flat .csv file.  Raw data from laboratory instruments (immediately following procedure completion) and files from field sensors with data loggers will be downloaded as raw files into the </w:t>
      </w:r>
      <w:proofErr w:type="gramStart"/>
      <w:r w:rsidRPr="4580DFBB">
        <w:rPr>
          <w:rFonts w:ascii="Times New Roman" w:eastAsia="Times New Roman" w:hAnsi="Times New Roman" w:cs="Times New Roman"/>
          <w:sz w:val="24"/>
          <w:szCs w:val="24"/>
        </w:rPr>
        <w:t>version controlled</w:t>
      </w:r>
      <w:proofErr w:type="gramEnd"/>
      <w:r w:rsidRPr="4580DFBB">
        <w:rPr>
          <w:rFonts w:ascii="Times New Roman" w:eastAsia="Times New Roman" w:hAnsi="Times New Roman" w:cs="Times New Roman"/>
          <w:sz w:val="24"/>
          <w:szCs w:val="24"/>
        </w:rPr>
        <w:t xml:space="preserve"> repository.  Manual data entry will be conducted via </w:t>
      </w:r>
      <w:r w:rsidR="008B5D9A" w:rsidRPr="4580DFBB">
        <w:rPr>
          <w:rFonts w:ascii="Times New Roman" w:eastAsia="Times New Roman" w:hAnsi="Times New Roman" w:cs="Times New Roman"/>
          <w:sz w:val="24"/>
          <w:szCs w:val="24"/>
        </w:rPr>
        <w:t xml:space="preserve">an Excel front-end </w:t>
      </w:r>
      <w:r w:rsidRPr="4580DFBB">
        <w:rPr>
          <w:rFonts w:ascii="Times New Roman" w:eastAsia="Times New Roman" w:hAnsi="Times New Roman" w:cs="Times New Roman"/>
          <w:sz w:val="24"/>
          <w:szCs w:val="24"/>
        </w:rPr>
        <w:t>with initial quality control measures applied to those fields (e.g. throwing an error if water temp is not between 0-100 degrees Celsius).  Data aggregation for all sources will be scripted and automated as much as is feasible.</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ins w:id="71" w:author="Kreakie, Betty" w:date="2021-06-29T16:49:00Z">
        <w:r w:rsidR="00A94F95">
          <w:rPr>
            <w:rFonts w:ascii="Times New Roman" w:eastAsia="Times New Roman" w:hAnsi="Times New Roman" w:cs="Times New Roman"/>
            <w:sz w:val="24"/>
            <w:szCs w:val="24"/>
          </w:rPr>
          <w:t>,</w:t>
        </w:r>
      </w:ins>
      <w:r w:rsidRPr="4580DFBB">
        <w:rPr>
          <w:rFonts w:ascii="Times New Roman" w:eastAsia="Times New Roman" w:hAnsi="Times New Roman" w:cs="Times New Roman"/>
          <w:sz w:val="24"/>
          <w:szCs w:val="24"/>
        </w:rPr>
        <w:t xml:space="preserve">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109CCE50"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ins w:id="72" w:author="Kreakie, Betty" w:date="2021-06-29T16:49:00Z">
        <w:r w:rsidR="00A94F95">
          <w:rPr>
            <w:rFonts w:ascii="Times New Roman" w:eastAsia="Times New Roman" w:hAnsi="Times New Roman" w:cs="Times New Roman"/>
            <w:sz w:val="24"/>
            <w:szCs w:val="24"/>
          </w:rPr>
          <w:t>,</w:t>
        </w:r>
      </w:ins>
      <w:r w:rsidRPr="4580DFBB">
        <w:rPr>
          <w:rFonts w:ascii="Times New Roman" w:eastAsia="Times New Roman" w:hAnsi="Times New Roman" w:cs="Times New Roman"/>
          <w:sz w:val="24"/>
          <w:szCs w:val="24"/>
        </w:rPr>
        <w:t xml:space="preserve"> we will explore others (e.g. </w:t>
      </w:r>
      <w:proofErr w:type="gramStart"/>
      <w:r w:rsidRPr="4580DFBB">
        <w:rPr>
          <w:rFonts w:ascii="Times New Roman" w:eastAsia="Times New Roman" w:hAnsi="Times New Roman" w:cs="Times New Roman"/>
          <w:sz w:val="24"/>
          <w:szCs w:val="24"/>
        </w:rPr>
        <w:t>python ,</w:t>
      </w:r>
      <w:proofErr w:type="gram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ins w:id="73" w:author="Kreakie, Betty" w:date="2021-06-29T16:49:00Z">
        <w:r w:rsidR="00A94F95">
          <w:rPr>
            <w:rFonts w:ascii="Times New Roman" w:eastAsia="Times New Roman" w:hAnsi="Times New Roman" w:cs="Times New Roman"/>
            <w:sz w:val="24"/>
            <w:szCs w:val="24"/>
          </w:rPr>
          <w:t>,</w:t>
        </w:r>
      </w:ins>
      <w:r w:rsidRPr="4580DFBB">
        <w:rPr>
          <w:rFonts w:ascii="Times New Roman" w:eastAsia="Times New Roman" w:hAnsi="Times New Roman" w:cs="Times New Roman"/>
          <w:sz w:val="24"/>
          <w:szCs w:val="24"/>
        </w:rPr>
        <w:t xml:space="preserve">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t>
      </w:r>
      <w:r w:rsidRPr="4580DFBB">
        <w:rPr>
          <w:rFonts w:ascii="Times New Roman" w:eastAsia="Times New Roman" w:hAnsi="Times New Roman" w:cs="Times New Roman"/>
          <w:sz w:val="24"/>
          <w:szCs w:val="24"/>
        </w:rPr>
        <w:lastRenderedPageBreak/>
        <w:t xml:space="preserve">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74" w:name="_Toc531072423"/>
      <w:r w:rsidRPr="4580DFBB">
        <w:rPr>
          <w:rFonts w:ascii="Times New Roman" w:eastAsia="Times New Roman" w:hAnsi="Times New Roman" w:cs="Times New Roman"/>
          <w:sz w:val="24"/>
          <w:szCs w:val="24"/>
        </w:rPr>
        <w:t>C. ASSESSMENTS AND OVERSIGHT</w:t>
      </w:r>
      <w:bookmarkEnd w:id="74"/>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75" w:name="_Toc531072424"/>
      <w:r w:rsidRPr="4580DFBB">
        <w:rPr>
          <w:rFonts w:ascii="Times New Roman" w:hAnsi="Times New Roman"/>
          <w:sz w:val="24"/>
          <w:szCs w:val="24"/>
        </w:rPr>
        <w:t>C1. Assessments and Response Actions</w:t>
      </w:r>
      <w:bookmarkEnd w:id="75"/>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76"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76"/>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77"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77"/>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78"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78"/>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w:t>
      </w:r>
      <w:proofErr w:type="spellStart"/>
      <w:r>
        <w:rPr>
          <w:rFonts w:ascii="Times New Roman" w:eastAsia="Times New Roman" w:hAnsi="Times New Roman" w:cs="Times New Roman"/>
          <w:sz w:val="24"/>
          <w:szCs w:val="24"/>
        </w:rPr>
        <w:t>fluorometery</w:t>
      </w:r>
      <w:proofErr w:type="spellEnd"/>
      <w:r>
        <w:rPr>
          <w:rFonts w:ascii="Times New Roman" w:eastAsia="Times New Roman" w:hAnsi="Times New Roman" w:cs="Times New Roman"/>
          <w:sz w:val="24"/>
          <w:szCs w:val="24"/>
        </w:rPr>
        <w:t xml:space="preserve">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79"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79"/>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w:t>
      </w:r>
      <w:r>
        <w:rPr>
          <w:rFonts w:ascii="Times New Roman" w:eastAsia="Times New Roman" w:hAnsi="Times New Roman" w:cs="Times New Roman"/>
          <w:sz w:val="24"/>
          <w:szCs w:val="24"/>
        </w:rPr>
        <w:lastRenderedPageBreak/>
        <w:t xml:space="preserve">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80" w:name="_Toc531072429"/>
      <w:r w:rsidRPr="4580DFBB">
        <w:rPr>
          <w:rFonts w:ascii="Times New Roman" w:eastAsia="Times New Roman" w:hAnsi="Times New Roman" w:cs="Times New Roman"/>
          <w:sz w:val="24"/>
          <w:szCs w:val="24"/>
        </w:rPr>
        <w:t xml:space="preserve">E. References </w:t>
      </w:r>
      <w:bookmarkEnd w:id="80"/>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 H.R., J. Conroy, K. </w:t>
      </w:r>
      <w:proofErr w:type="spellStart"/>
      <w:r>
        <w:rPr>
          <w:rFonts w:ascii="Times New Roman" w:eastAsia="Times New Roman" w:hAnsi="Times New Roman" w:cs="Times New Roman"/>
          <w:sz w:val="24"/>
          <w:szCs w:val="24"/>
        </w:rPr>
        <w:t>Blocksom</w:t>
      </w:r>
      <w:proofErr w:type="spellEnd"/>
      <w:r>
        <w:rPr>
          <w:rFonts w:ascii="Times New Roman" w:eastAsia="Times New Roman" w:hAnsi="Times New Roman" w:cs="Times New Roman"/>
          <w:sz w:val="24"/>
          <w:szCs w:val="24"/>
        </w:rPr>
        <w:t xml:space="preserve">, R. Stein, and S. </w:t>
      </w:r>
      <w:proofErr w:type="spellStart"/>
      <w:r>
        <w:rPr>
          <w:rFonts w:ascii="Times New Roman" w:eastAsia="Times New Roman" w:hAnsi="Times New Roman" w:cs="Times New Roman"/>
          <w:sz w:val="24"/>
          <w:szCs w:val="24"/>
        </w:rPr>
        <w:t>Ludsin</w:t>
      </w:r>
      <w:proofErr w:type="spellEnd"/>
      <w:r>
        <w:rPr>
          <w:rFonts w:ascii="Times New Roman" w:eastAsia="Times New Roman" w:hAnsi="Times New Roman" w:cs="Times New Roman"/>
          <w:sz w:val="24"/>
          <w:szCs w:val="24"/>
        </w:rPr>
        <w:t>.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A042FFE" w14:textId="5DB1D5EC" w:rsidR="00B421E9" w:rsidRDefault="00B421E9" w:rsidP="4580DFBB">
      <w:pPr>
        <w:spacing w:after="0" w:line="240" w:lineRule="auto"/>
        <w:rPr>
          <w:rFonts w:ascii="Times New Roman" w:eastAsia="Times New Roman" w:hAnsi="Times New Roman" w:cs="Times New Roman"/>
          <w:sz w:val="24"/>
          <w:szCs w:val="24"/>
        </w:rPr>
      </w:pPr>
    </w:p>
    <w:p w14:paraId="0A68B6D9" w14:textId="6E3B5CD3" w:rsidR="00B421E9" w:rsidRDefault="00B421E9" w:rsidP="4580DFBB">
      <w:pPr>
        <w:spacing w:after="0" w:line="240" w:lineRule="auto"/>
        <w:rPr>
          <w:rFonts w:ascii="Times New Roman" w:eastAsia="Times New Roman" w:hAnsi="Times New Roman" w:cs="Times New Roman"/>
          <w:sz w:val="24"/>
          <w:szCs w:val="24"/>
        </w:rPr>
      </w:pPr>
    </w:p>
    <w:p w14:paraId="7664FB1E" w14:textId="1B02A077" w:rsidR="00B421E9" w:rsidRDefault="00B421E9" w:rsidP="4580DFBB">
      <w:pPr>
        <w:spacing w:after="0" w:line="240" w:lineRule="auto"/>
        <w:rPr>
          <w:rFonts w:ascii="Times New Roman" w:eastAsia="Times New Roman" w:hAnsi="Times New Roman" w:cs="Times New Roman"/>
          <w:sz w:val="24"/>
          <w:szCs w:val="24"/>
        </w:rPr>
      </w:pPr>
    </w:p>
    <w:p w14:paraId="4ED2C4BB" w14:textId="06D20910" w:rsidR="00B421E9" w:rsidRDefault="00B421E9" w:rsidP="4580DFBB">
      <w:pPr>
        <w:spacing w:after="0" w:line="240" w:lineRule="auto"/>
        <w:rPr>
          <w:rFonts w:ascii="Times New Roman" w:eastAsia="Times New Roman" w:hAnsi="Times New Roman" w:cs="Times New Roman"/>
          <w:sz w:val="24"/>
          <w:szCs w:val="24"/>
        </w:rPr>
      </w:pPr>
    </w:p>
    <w:p w14:paraId="42B25718" w14:textId="4EC41AF8" w:rsidR="00B421E9" w:rsidRDefault="00B421E9" w:rsidP="4580DFBB">
      <w:pPr>
        <w:spacing w:after="0" w:line="240" w:lineRule="auto"/>
        <w:rPr>
          <w:rFonts w:ascii="Times New Roman" w:eastAsia="Times New Roman" w:hAnsi="Times New Roman" w:cs="Times New Roman"/>
          <w:sz w:val="24"/>
          <w:szCs w:val="24"/>
        </w:rPr>
      </w:pPr>
    </w:p>
    <w:p w14:paraId="544B8179" w14:textId="6FB2CF94" w:rsidR="00B421E9" w:rsidRDefault="00B421E9" w:rsidP="4580DFBB">
      <w:pPr>
        <w:spacing w:after="0" w:line="240" w:lineRule="auto"/>
        <w:rPr>
          <w:rFonts w:ascii="Times New Roman" w:eastAsia="Times New Roman" w:hAnsi="Times New Roman" w:cs="Times New Roman"/>
          <w:sz w:val="24"/>
          <w:szCs w:val="24"/>
        </w:rPr>
      </w:pPr>
    </w:p>
    <w:p w14:paraId="39D24BB0" w14:textId="53AE8091" w:rsidR="00B421E9" w:rsidRDefault="00B421E9" w:rsidP="4580DFBB">
      <w:pPr>
        <w:spacing w:after="0" w:line="240" w:lineRule="auto"/>
        <w:rPr>
          <w:rFonts w:ascii="Times New Roman" w:eastAsia="Times New Roman" w:hAnsi="Times New Roman" w:cs="Times New Roman"/>
          <w:sz w:val="24"/>
          <w:szCs w:val="24"/>
        </w:rPr>
      </w:pPr>
    </w:p>
    <w:p w14:paraId="68872E83" w14:textId="251050C0" w:rsidR="00B421E9" w:rsidRDefault="00B421E9" w:rsidP="4580DFBB">
      <w:pPr>
        <w:spacing w:after="0" w:line="240" w:lineRule="auto"/>
        <w:rPr>
          <w:rFonts w:ascii="Times New Roman" w:eastAsia="Times New Roman" w:hAnsi="Times New Roman" w:cs="Times New Roman"/>
          <w:sz w:val="24"/>
          <w:szCs w:val="24"/>
        </w:rPr>
      </w:pPr>
    </w:p>
    <w:p w14:paraId="7DF6A492" w14:textId="7A147889" w:rsidR="00B421E9" w:rsidRDefault="00B421E9" w:rsidP="4580DFBB">
      <w:pPr>
        <w:spacing w:after="0" w:line="240" w:lineRule="auto"/>
        <w:rPr>
          <w:rFonts w:ascii="Times New Roman" w:eastAsia="Times New Roman" w:hAnsi="Times New Roman" w:cs="Times New Roman"/>
          <w:sz w:val="24"/>
          <w:szCs w:val="24"/>
        </w:rPr>
      </w:pPr>
    </w:p>
    <w:p w14:paraId="7E611794" w14:textId="6DD273B0" w:rsidR="00B421E9" w:rsidRDefault="00B421E9" w:rsidP="4580DFBB">
      <w:pPr>
        <w:spacing w:after="0" w:line="240" w:lineRule="auto"/>
        <w:rPr>
          <w:rFonts w:ascii="Times New Roman" w:eastAsia="Times New Roman" w:hAnsi="Times New Roman" w:cs="Times New Roman"/>
          <w:sz w:val="24"/>
          <w:szCs w:val="24"/>
        </w:rPr>
      </w:pPr>
    </w:p>
    <w:p w14:paraId="3DAD0892" w14:textId="322E9697" w:rsidR="00B421E9" w:rsidRDefault="00B421E9" w:rsidP="4580DFBB">
      <w:pPr>
        <w:spacing w:after="0" w:line="240" w:lineRule="auto"/>
        <w:rPr>
          <w:rFonts w:ascii="Times New Roman" w:eastAsia="Times New Roman" w:hAnsi="Times New Roman" w:cs="Times New Roman"/>
          <w:sz w:val="24"/>
          <w:szCs w:val="24"/>
        </w:rPr>
      </w:pPr>
    </w:p>
    <w:p w14:paraId="4053F89F" w14:textId="7075B676" w:rsidR="00B421E9" w:rsidRDefault="00B421E9" w:rsidP="4580DFBB">
      <w:pPr>
        <w:spacing w:after="0" w:line="240" w:lineRule="auto"/>
        <w:rPr>
          <w:rFonts w:ascii="Times New Roman" w:eastAsia="Times New Roman" w:hAnsi="Times New Roman" w:cs="Times New Roman"/>
          <w:sz w:val="24"/>
          <w:szCs w:val="24"/>
        </w:rPr>
      </w:pPr>
    </w:p>
    <w:p w14:paraId="6EE5D0BD" w14:textId="0185D6E1"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 xml:space="preserve">Table 2:  </w:t>
      </w:r>
      <w:proofErr w:type="spellStart"/>
      <w:r>
        <w:rPr>
          <w:rFonts w:ascii="Times New Roman" w:hAnsi="Times New Roman" w:cs="Times New Roman"/>
          <w:b/>
          <w:sz w:val="24"/>
          <w:szCs w:val="24"/>
        </w:rPr>
        <w:t>TriOS</w:t>
      </w:r>
      <w:proofErr w:type="spellEnd"/>
      <w:r>
        <w:rPr>
          <w:rFonts w:ascii="Times New Roman" w:hAnsi="Times New Roman" w:cs="Times New Roman"/>
          <w:b/>
          <w:sz w:val="24"/>
          <w:szCs w:val="24"/>
        </w:rPr>
        <w:t xml:space="preserve">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commentRangeStart w:id="81"/>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commentRangeEnd w:id="81"/>
      <w:r w:rsidR="00F22DBC">
        <w:rPr>
          <w:rStyle w:val="CommentReference"/>
        </w:rPr>
        <w:commentReference w:id="81"/>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 xml:space="preserve">extremely difficult.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A QAPP is required and these details are documented in the appropriate sections in the QAPP, </w:t>
      </w:r>
      <w:proofErr w:type="gramStart"/>
      <w:r>
        <w:rPr>
          <w:rFonts w:ascii="Times New Roman" w:hAnsi="Times New Roman" w:cs="Times New Roman"/>
          <w:sz w:val="24"/>
          <w:szCs w:val="24"/>
        </w:rPr>
        <w:t>in particular Sections</w:t>
      </w:r>
      <w:proofErr w:type="gramEnd"/>
      <w:r>
        <w:rPr>
          <w:rFonts w:ascii="Times New Roman" w:hAnsi="Times New Roman" w:cs="Times New Roman"/>
          <w:sz w:val="24"/>
          <w:szCs w:val="24"/>
        </w:rPr>
        <w:t xml:space="preserve">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A775FD"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6490658"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Kreakie, Betty" w:date="2021-06-29T16:28:00Z" w:initials="KB">
    <w:p w14:paraId="798B6634" w14:textId="4AD9679D" w:rsidR="00066DEF" w:rsidRDefault="00066DEF">
      <w:pPr>
        <w:pStyle w:val="CommentText"/>
      </w:pPr>
      <w:r>
        <w:rPr>
          <w:rStyle w:val="CommentReference"/>
        </w:rPr>
        <w:annotationRef/>
      </w:r>
      <w:r>
        <w:t xml:space="preserve">Spell out acronym </w:t>
      </w:r>
    </w:p>
  </w:comment>
  <w:comment w:id="38" w:author="Kreakie, Betty" w:date="2021-06-29T16:30:00Z" w:initials="KB">
    <w:p w14:paraId="1168D4A5" w14:textId="68496AC1" w:rsidR="00066DEF" w:rsidRDefault="00066DEF">
      <w:pPr>
        <w:pStyle w:val="CommentText"/>
      </w:pPr>
      <w:r>
        <w:rPr>
          <w:rStyle w:val="CommentReference"/>
        </w:rPr>
        <w:annotationRef/>
      </w:r>
      <w:r>
        <w:t>Hmmm… does this fact negate it as a “control”?  Just curious- I’ll try to remember to bring up on one of calls.</w:t>
      </w:r>
    </w:p>
  </w:comment>
  <w:comment w:id="46" w:author="Kreakie, Betty" w:date="2021-06-29T16:35:00Z" w:initials="KB">
    <w:p w14:paraId="701EF26B" w14:textId="42C7C664" w:rsidR="00620617" w:rsidRDefault="00620617">
      <w:pPr>
        <w:pStyle w:val="CommentText"/>
      </w:pPr>
      <w:r>
        <w:rPr>
          <w:rStyle w:val="CommentReference"/>
        </w:rPr>
        <w:annotationRef/>
      </w:r>
      <w:r>
        <w:t>Word missing?</w:t>
      </w:r>
    </w:p>
  </w:comment>
  <w:comment w:id="52" w:author="Kreakie, Betty" w:date="2021-06-29T16:39:00Z" w:initials="KB">
    <w:p w14:paraId="61E83161" w14:textId="6F1AE39B" w:rsidR="00620617" w:rsidRDefault="00620617">
      <w:pPr>
        <w:pStyle w:val="CommentText"/>
      </w:pPr>
      <w:r>
        <w:rPr>
          <w:rStyle w:val="CommentReference"/>
        </w:rPr>
        <w:annotationRef/>
      </w:r>
      <w:r>
        <w:t>Joe is going to love this!</w:t>
      </w:r>
    </w:p>
  </w:comment>
  <w:comment w:id="55" w:author="Kreakie, Betty" w:date="2021-06-29T16:41:00Z" w:initials="KB">
    <w:p w14:paraId="491791AB" w14:textId="5DD0C0D8" w:rsidR="00620617" w:rsidRDefault="00620617">
      <w:pPr>
        <w:pStyle w:val="CommentText"/>
      </w:pPr>
      <w:r>
        <w:rPr>
          <w:rStyle w:val="CommentReference"/>
        </w:rPr>
        <w:annotationRef/>
      </w:r>
      <w:r>
        <w:t xml:space="preserve">In the past, has Joe requested that these all be written out for first use?  Might be helpful to do a full check of acronyms and other shorthands  </w:t>
      </w:r>
    </w:p>
  </w:comment>
  <w:comment w:id="61" w:author="Kreakie, Betty" w:date="2021-06-29T16:47:00Z" w:initials="KB">
    <w:p w14:paraId="5D08C31A" w14:textId="49773DDF" w:rsidR="00A94F95" w:rsidRDefault="00A94F95">
      <w:pPr>
        <w:pStyle w:val="CommentText"/>
      </w:pPr>
      <w:r>
        <w:rPr>
          <w:rStyle w:val="CommentReference"/>
        </w:rPr>
        <w:annotationRef/>
      </w:r>
      <w:r>
        <w:t>Move up- mentioned ELISA more</w:t>
      </w:r>
    </w:p>
  </w:comment>
  <w:comment w:id="64" w:author="Hollister, Jeff" w:date="2021-06-15T14:24:00Z" w:initials="HJ">
    <w:p w14:paraId="5E2CA5E0" w14:textId="739AE1E9" w:rsidR="00A775FD" w:rsidRDefault="00A775FD">
      <w:pPr>
        <w:pStyle w:val="CommentText"/>
      </w:pPr>
      <w:r>
        <w:rPr>
          <w:rStyle w:val="CommentReference"/>
        </w:rPr>
        <w:annotationRef/>
      </w:r>
      <w:r>
        <w:t>Do we want to do this?</w:t>
      </w:r>
    </w:p>
  </w:comment>
  <w:comment w:id="81" w:author="Hollister, Jeff" w:date="2021-06-15T14:12:00Z" w:initials="HJ">
    <w:p w14:paraId="2AB80461" w14:textId="77B40F66" w:rsidR="00A775FD" w:rsidRDefault="00A775FD">
      <w:pPr>
        <w:pStyle w:val="CommentText"/>
      </w:pPr>
      <w:r>
        <w:rPr>
          <w:rStyle w:val="CommentReference"/>
        </w:rPr>
        <w:annotationRef/>
      </w:r>
      <w:r>
        <w:t>Jeff, find a place to refer to this in the QAPP…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8B6634" w15:done="0"/>
  <w15:commentEx w15:paraId="1168D4A5" w15:done="0"/>
  <w15:commentEx w15:paraId="701EF26B" w15:done="0"/>
  <w15:commentEx w15:paraId="61E83161" w15:done="0"/>
  <w15:commentEx w15:paraId="491791AB" w15:done="0"/>
  <w15:commentEx w15:paraId="5D08C31A" w15:done="0"/>
  <w15:commentEx w15:paraId="5E2CA5E0" w15:done="0"/>
  <w15:commentEx w15:paraId="2AB804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5C89F" w16cex:dateUtc="2021-06-29T20:28:00Z"/>
  <w16cex:commentExtensible w16cex:durableId="2485C936" w16cex:dateUtc="2021-06-29T20:30:00Z"/>
  <w16cex:commentExtensible w16cex:durableId="2485CA64" w16cex:dateUtc="2021-06-29T20:35:00Z"/>
  <w16cex:commentExtensible w16cex:durableId="2485CB42" w16cex:dateUtc="2021-06-29T20:39:00Z"/>
  <w16cex:commentExtensible w16cex:durableId="2485CB9D" w16cex:dateUtc="2021-06-29T20:41:00Z"/>
  <w16cex:commentExtensible w16cex:durableId="2485CD0E" w16cex:dateUtc="2021-06-29T20:47:00Z"/>
  <w16cex:commentExtensible w16cex:durableId="24733688" w16cex:dateUtc="2021-06-15T18:24:00Z"/>
  <w16cex:commentExtensible w16cex:durableId="247333BF" w16cex:dateUtc="2021-06-15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8B6634" w16cid:durableId="2485C89F"/>
  <w16cid:commentId w16cid:paraId="1168D4A5" w16cid:durableId="2485C936"/>
  <w16cid:commentId w16cid:paraId="701EF26B" w16cid:durableId="2485CA64"/>
  <w16cid:commentId w16cid:paraId="61E83161" w16cid:durableId="2485CB42"/>
  <w16cid:commentId w16cid:paraId="491791AB" w16cid:durableId="2485CB9D"/>
  <w16cid:commentId w16cid:paraId="5D08C31A" w16cid:durableId="2485CD0E"/>
  <w16cid:commentId w16cid:paraId="5E2CA5E0" w16cid:durableId="24733688"/>
  <w16cid:commentId w16cid:paraId="2AB80461" w16cid:durableId="24733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12BF4" w14:textId="77777777" w:rsidR="00A775FD" w:rsidRDefault="00A775FD" w:rsidP="00DC74B4">
      <w:pPr>
        <w:spacing w:after="0" w:line="240" w:lineRule="auto"/>
      </w:pPr>
      <w:r>
        <w:separator/>
      </w:r>
    </w:p>
  </w:endnote>
  <w:endnote w:type="continuationSeparator" w:id="0">
    <w:p w14:paraId="6A18B0DD" w14:textId="77777777" w:rsidR="00A775FD" w:rsidRDefault="00A775FD" w:rsidP="00DC74B4">
      <w:pPr>
        <w:spacing w:after="0" w:line="240" w:lineRule="auto"/>
      </w:pPr>
      <w:r>
        <w:continuationSeparator/>
      </w:r>
    </w:p>
  </w:endnote>
  <w:endnote w:type="continuationNotice" w:id="1">
    <w:p w14:paraId="280EA0F5" w14:textId="77777777" w:rsidR="00A775FD" w:rsidRDefault="00A775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A775FD" w:rsidRDefault="00A775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A775FD" w:rsidRDefault="00A775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A775FD" w:rsidRPr="000F7217" w:rsidRDefault="00A775FD"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A775FD" w:rsidRPr="00AE6947" w:rsidRDefault="00A775FD"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49F66" w14:textId="77777777" w:rsidR="00A775FD" w:rsidRDefault="00A775FD" w:rsidP="00DC74B4">
      <w:pPr>
        <w:spacing w:after="0" w:line="240" w:lineRule="auto"/>
      </w:pPr>
      <w:r>
        <w:separator/>
      </w:r>
    </w:p>
  </w:footnote>
  <w:footnote w:type="continuationSeparator" w:id="0">
    <w:p w14:paraId="3AAB89AA" w14:textId="77777777" w:rsidR="00A775FD" w:rsidRDefault="00A775FD" w:rsidP="00DC74B4">
      <w:pPr>
        <w:spacing w:after="0" w:line="240" w:lineRule="auto"/>
      </w:pPr>
      <w:r>
        <w:continuationSeparator/>
      </w:r>
    </w:p>
  </w:footnote>
  <w:footnote w:type="continuationNotice" w:id="1">
    <w:p w14:paraId="141018F0" w14:textId="77777777" w:rsidR="00A775FD" w:rsidRDefault="00A775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A775FD" w:rsidRDefault="00A775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A775FD" w:rsidRPr="001A674C" w:rsidRDefault="00A775FD"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A775FD" w:rsidRDefault="00A775FD" w:rsidP="001A674C">
    <w:pPr>
      <w:pStyle w:val="Header"/>
      <w:jc w:val="right"/>
      <w:rPr>
        <w:szCs w:val="20"/>
      </w:rPr>
    </w:pPr>
    <w:r>
      <w:rPr>
        <w:szCs w:val="20"/>
      </w:rPr>
      <w:t xml:space="preserve">Date: </w:t>
    </w:r>
  </w:p>
  <w:p w14:paraId="0C4DDC48" w14:textId="00698849" w:rsidR="00A775FD" w:rsidRPr="001A674C" w:rsidRDefault="00A775FD"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A775FD" w:rsidRDefault="00A775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Content>
      <w:p w14:paraId="06AC84E4" w14:textId="066BEED4" w:rsidR="00A775FD" w:rsidRDefault="00A775FD">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reakie, Betty">
    <w15:presenceInfo w15:providerId="AD" w15:userId="S::Kreakie.Betty@epa.gov::7b98b4c7-9f65-49c7-8cce-09d902834030"/>
  </w15:person>
  <w15:person w15:author="Hollister, Jeff">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E2EC3"/>
    <w:rsid w:val="000E3C55"/>
    <w:rsid w:val="000F4E4B"/>
    <w:rsid w:val="000F743F"/>
    <w:rsid w:val="00105F92"/>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7325F"/>
    <w:rsid w:val="002739EF"/>
    <w:rsid w:val="00277950"/>
    <w:rsid w:val="002A245B"/>
    <w:rsid w:val="002B6DDA"/>
    <w:rsid w:val="002C4C92"/>
    <w:rsid w:val="002D7438"/>
    <w:rsid w:val="002E2823"/>
    <w:rsid w:val="002F1DDF"/>
    <w:rsid w:val="002F36CC"/>
    <w:rsid w:val="002F5B90"/>
    <w:rsid w:val="00301BFE"/>
    <w:rsid w:val="00302E38"/>
    <w:rsid w:val="003054A3"/>
    <w:rsid w:val="00330944"/>
    <w:rsid w:val="0034756C"/>
    <w:rsid w:val="0036679C"/>
    <w:rsid w:val="00366D9B"/>
    <w:rsid w:val="00392344"/>
    <w:rsid w:val="00392F78"/>
    <w:rsid w:val="00394E47"/>
    <w:rsid w:val="0039551D"/>
    <w:rsid w:val="003A4366"/>
    <w:rsid w:val="003B39B0"/>
    <w:rsid w:val="003C4D7D"/>
    <w:rsid w:val="003C5733"/>
    <w:rsid w:val="003E7881"/>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6015C2"/>
    <w:rsid w:val="006142F4"/>
    <w:rsid w:val="00615983"/>
    <w:rsid w:val="00620617"/>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809FB"/>
    <w:rsid w:val="009A26DE"/>
    <w:rsid w:val="009B2787"/>
    <w:rsid w:val="009B74F1"/>
    <w:rsid w:val="009C77BA"/>
    <w:rsid w:val="009D1A67"/>
    <w:rsid w:val="009F5938"/>
    <w:rsid w:val="009F648F"/>
    <w:rsid w:val="009F767E"/>
    <w:rsid w:val="00A00D10"/>
    <w:rsid w:val="00A0719C"/>
    <w:rsid w:val="00A220BE"/>
    <w:rsid w:val="00A6097A"/>
    <w:rsid w:val="00A62CD9"/>
    <w:rsid w:val="00A648DD"/>
    <w:rsid w:val="00A775FD"/>
    <w:rsid w:val="00A81A08"/>
    <w:rsid w:val="00A8E1F1"/>
    <w:rsid w:val="00A94F95"/>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C04A51"/>
    <w:rsid w:val="00C21B3A"/>
    <w:rsid w:val="00C24F49"/>
    <w:rsid w:val="00C30C60"/>
    <w:rsid w:val="00C50545"/>
    <w:rsid w:val="00C50C79"/>
    <w:rsid w:val="00C8116F"/>
    <w:rsid w:val="00C85825"/>
    <w:rsid w:val="00C869F2"/>
    <w:rsid w:val="00CA7B6C"/>
    <w:rsid w:val="00CB22B2"/>
    <w:rsid w:val="00CB7489"/>
    <w:rsid w:val="00CB78F9"/>
    <w:rsid w:val="00CD0F34"/>
    <w:rsid w:val="00CE2F2C"/>
    <w:rsid w:val="00CE7A71"/>
    <w:rsid w:val="00D23CE0"/>
    <w:rsid w:val="00D32A98"/>
    <w:rsid w:val="00D32ED3"/>
    <w:rsid w:val="00D54C5A"/>
    <w:rsid w:val="00D642D9"/>
    <w:rsid w:val="00D74A4E"/>
    <w:rsid w:val="00DAFDBA"/>
    <w:rsid w:val="00DB677C"/>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C6648"/>
    <w:rsid w:val="005542CE"/>
    <w:rsid w:val="009038D3"/>
    <w:rsid w:val="009C1C92"/>
    <w:rsid w:val="009C4E88"/>
    <w:rsid w:val="009C50BA"/>
    <w:rsid w:val="00A71B1B"/>
    <w:rsid w:val="00BE395C"/>
    <w:rsid w:val="00C62343"/>
    <w:rsid w:val="00CC20AD"/>
    <w:rsid w:val="00CE2F2C"/>
    <w:rsid w:val="00CF1DA4"/>
    <w:rsid w:val="00DD0C6C"/>
    <w:rsid w:val="00F12F9F"/>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2.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4.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5.xml><?xml version="1.0" encoding="utf-8"?>
<ds:datastoreItem xmlns:ds="http://schemas.openxmlformats.org/officeDocument/2006/customXml" ds:itemID="{531A6203-BF92-4096-A2E6-4F31B11336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5478</Words>
  <Characters>31229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Kreakie, Betty</cp:lastModifiedBy>
  <cp:revision>3</cp:revision>
  <cp:lastPrinted>2017-03-13T16:54:00Z</cp:lastPrinted>
  <dcterms:created xsi:type="dcterms:W3CDTF">2021-06-29T20:13:00Z</dcterms:created>
  <dcterms:modified xsi:type="dcterms:W3CDTF">2021-06-29T20:51:00Z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