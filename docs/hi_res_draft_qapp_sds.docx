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End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End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End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FE1D2E"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End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FE1D2E"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FE1D2E"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FE1D2E"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End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FE1D2E"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End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End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FE1D2E">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FE1D2E">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FE1D2E">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FE1D2E">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FE1D2E">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FE1D2E">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FE1D2E">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FE1D2E">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FE1D2E">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FE1D2E">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FE1D2E">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FE1D2E">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FE1D2E">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FE1D2E">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FE1D2E">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FE1D2E">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FE1D2E">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FE1D2E">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FE1D2E">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FE1D2E">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FE1D2E">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FE1D2E">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FE1D2E">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FE1D2E">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FE1D2E">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FE1D2E">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City,State</w:t>
            </w:r>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4F892C66"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Cyanobacteria are</w:t>
      </w:r>
      <w:r w:rsidR="00A16405">
        <w:rPr>
          <w:rFonts w:ascii="Times New Roman" w:eastAsia="Times New Roman" w:hAnsi="Times New Roman" w:cs="Times New Roman"/>
          <w:color w:val="000000" w:themeColor="text1"/>
          <w:sz w:val="24"/>
          <w:szCs w:val="24"/>
        </w:rPr>
        <w:t xml:space="preserve"> a</w:t>
      </w:r>
      <w:r w:rsidRPr="4580DFBB">
        <w:rPr>
          <w:rFonts w:ascii="Times New Roman" w:eastAsia="Times New Roman" w:hAnsi="Times New Roman" w:cs="Times New Roman"/>
          <w:color w:val="000000" w:themeColor="text1"/>
          <w:sz w:val="24"/>
          <w:szCs w:val="24"/>
        </w:rPr>
        <w:t xml:space="preserve"> </w:t>
      </w:r>
      <w:r w:rsidR="00A775FD">
        <w:rPr>
          <w:rFonts w:ascii="Times New Roman" w:eastAsia="Times New Roman" w:hAnsi="Times New Roman" w:cs="Times New Roman"/>
          <w:color w:val="000000" w:themeColor="text1"/>
          <w:sz w:val="24"/>
          <w:szCs w:val="24"/>
        </w:rPr>
        <w:t>normal</w:t>
      </w:r>
      <w:r w:rsidR="00A16405">
        <w:rPr>
          <w:rFonts w:ascii="Times New Roman" w:eastAsia="Times New Roman" w:hAnsi="Times New Roman" w:cs="Times New Roman"/>
          <w:color w:val="000000" w:themeColor="text1"/>
          <w:sz w:val="24"/>
          <w:szCs w:val="24"/>
        </w:rPr>
        <w:t>,</w:t>
      </w:r>
      <w:r w:rsidR="00A775FD">
        <w:rPr>
          <w:rFonts w:ascii="Times New Roman" w:eastAsia="Times New Roman" w:hAnsi="Times New Roman" w:cs="Times New Roman"/>
          <w:color w:val="000000" w:themeColor="text1"/>
          <w:sz w:val="24"/>
          <w:szCs w:val="24"/>
        </w:rPr>
        <w:t xml:space="preserve"> ubiquitous </w:t>
      </w:r>
      <w:r w:rsidRPr="4580DFBB">
        <w:rPr>
          <w:rFonts w:ascii="Times New Roman" w:eastAsia="Times New Roman" w:hAnsi="Times New Roman" w:cs="Times New Roman"/>
          <w:color w:val="000000" w:themeColor="text1"/>
          <w:sz w:val="24"/>
          <w:szCs w:val="24"/>
        </w:rPr>
        <w:t>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45854C29" w14:textId="3D368500" w:rsidR="1C47FAE4" w:rsidRPr="00A16405" w:rsidRDefault="75421032" w:rsidP="00A16405">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 xml:space="preserve">(i.e.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5C791A19"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commentRangeStart w:id="19"/>
      <w:commentRangeStart w:id="20"/>
      <w:r w:rsidRPr="4580DFBB">
        <w:rPr>
          <w:rFonts w:ascii="Times New Roman" w:eastAsia="Times New Roman" w:hAnsi="Times New Roman" w:cs="Times New Roman"/>
          <w:color w:val="000000" w:themeColor="text1"/>
          <w:sz w:val="24"/>
          <w:szCs w:val="24"/>
        </w:rPr>
        <w:t xml:space="preserve">How does the cyanobacteria community change </w:t>
      </w:r>
      <w:r w:rsidR="002C6BA2">
        <w:rPr>
          <w:rFonts w:ascii="Times New Roman" w:eastAsia="Times New Roman" w:hAnsi="Times New Roman" w:cs="Times New Roman"/>
          <w:color w:val="000000" w:themeColor="text1"/>
          <w:sz w:val="24"/>
          <w:szCs w:val="24"/>
        </w:rPr>
        <w:t>temporally</w:t>
      </w:r>
      <w:r w:rsidRPr="4580DFBB">
        <w:rPr>
          <w:rFonts w:ascii="Times New Roman" w:eastAsia="Times New Roman" w:hAnsi="Times New Roman" w:cs="Times New Roman"/>
          <w:color w:val="000000" w:themeColor="text1"/>
          <w:sz w:val="24"/>
          <w:szCs w:val="24"/>
        </w:rPr>
        <w:t>?</w:t>
      </w:r>
      <w:commentRangeEnd w:id="19"/>
      <w:r w:rsidR="00A16405">
        <w:rPr>
          <w:rStyle w:val="CommentReference"/>
        </w:rPr>
        <w:commentReference w:id="19"/>
      </w:r>
      <w:commentRangeEnd w:id="20"/>
      <w:r w:rsidR="002C6BA2">
        <w:rPr>
          <w:rStyle w:val="CommentReference"/>
        </w:rPr>
        <w:commentReference w:id="20"/>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21"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21"/>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3744CC57"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 xml:space="preserve">eployed </w:t>
      </w:r>
      <w:r w:rsidR="00A11F2C">
        <w:rPr>
          <w:rFonts w:ascii="Times New Roman" w:eastAsia="Times New Roman" w:hAnsi="Times New Roman" w:cs="Times New Roman"/>
          <w:sz w:val="24"/>
          <w:szCs w:val="24"/>
        </w:rPr>
        <w:t xml:space="preserve">in </w:t>
      </w:r>
      <w:r w:rsidR="55B4803E" w:rsidRPr="4580DFBB">
        <w:rPr>
          <w:rFonts w:ascii="Times New Roman" w:eastAsia="Times New Roman" w:hAnsi="Times New Roman" w:cs="Times New Roman"/>
          <w:sz w:val="24"/>
          <w:szCs w:val="24"/>
        </w:rPr>
        <w:t>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r w:rsidR="003E24C9">
        <w:rPr>
          <w:rFonts w:ascii="Times New Roman" w:eastAsia="Times New Roman" w:hAnsi="Times New Roman" w:cs="Times New Roman"/>
          <w:sz w:val="24"/>
          <w:szCs w:val="24"/>
        </w:rPr>
        <w:t>e.g. the Fast Limnological Automated Measurements (</w:t>
      </w:r>
      <w:r w:rsidR="0E6045DB" w:rsidRPr="4580DFBB">
        <w:rPr>
          <w:rFonts w:ascii="Times New Roman" w:eastAsia="Times New Roman" w:hAnsi="Times New Roman" w:cs="Times New Roman"/>
          <w:sz w:val="24"/>
          <w:szCs w:val="24"/>
        </w:rPr>
        <w:t>FLAMe</w:t>
      </w:r>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w:t>
      </w:r>
      <w:r>
        <w:rPr>
          <w:rFonts w:ascii="Times New Roman" w:eastAsia="Times New Roman" w:hAnsi="Times New Roman" w:cs="Times New Roman"/>
          <w:color w:val="000000" w:themeColor="text1"/>
          <w:sz w:val="24"/>
          <w:szCs w:val="24"/>
        </w:rPr>
        <w:lastRenderedPageBreak/>
        <w:t xml:space="preserve">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4A577B">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0000"/>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FLAMe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2" w:name="_Toc531072410"/>
      <w:r w:rsidRPr="4580DFBB">
        <w:rPr>
          <w:rFonts w:ascii="Times New Roman" w:hAnsi="Times New Roman"/>
          <w:sz w:val="24"/>
          <w:szCs w:val="24"/>
        </w:rPr>
        <w:lastRenderedPageBreak/>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2"/>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3"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3"/>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4"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4"/>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B9EC7A0"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sonde and</w:t>
      </w:r>
      <w:ins w:id="25" w:author="Shivers, Stephen" w:date="2022-02-22T13:53:00Z">
        <w:r w:rsidR="00110463">
          <w:rPr>
            <w:rFonts w:ascii="Times New Roman" w:eastAsia="Times New Roman" w:hAnsi="Times New Roman" w:cs="Times New Roman"/>
            <w:sz w:val="24"/>
            <w:szCs w:val="24"/>
          </w:rPr>
          <w:t>/or</w:t>
        </w:r>
      </w:ins>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w:t>
      </w:r>
      <w:r w:rsidR="003F0C03" w:rsidRPr="003F0C03">
        <w:rPr>
          <w:rFonts w:ascii="Times New Roman" w:eastAsia="Times New Roman" w:hAnsi="Times New Roman" w:cs="Times New Roman"/>
          <w:sz w:val="24"/>
          <w:szCs w:val="24"/>
        </w:rPr>
        <w:t xml:space="preserve">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2CEB1124"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Data acquisition in the field using non-data logging sondes and site observations will be recorded in Rite in the Rain notebooks (see Section </w:t>
      </w:r>
      <w:r w:rsidR="00C5399D">
        <w:rPr>
          <w:rFonts w:ascii="Times New Roman" w:eastAsia="Times New Roman" w:hAnsi="Times New Roman" w:cs="Times New Roman"/>
          <w:sz w:val="24"/>
          <w:szCs w:val="24"/>
        </w:rPr>
        <w:t>B1</w:t>
      </w:r>
      <w:r w:rsidRPr="4580DFBB">
        <w:rPr>
          <w:rFonts w:ascii="Times New Roman" w:eastAsia="Times New Roman" w:hAnsi="Times New Roman" w:cs="Times New Roman"/>
          <w:sz w:val="24"/>
          <w:szCs w:val="24"/>
        </w:rPr>
        <w:t xml:space="preserve">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9BAFE29"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 xml:space="preserve">enzyme-linked immunosorbent assays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6"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6"/>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7" w:name="_Toc531072414"/>
      <w:r w:rsidRPr="4580DFBB">
        <w:rPr>
          <w:rFonts w:ascii="Times New Roman" w:hAnsi="Times New Roman"/>
          <w:sz w:val="24"/>
          <w:szCs w:val="24"/>
        </w:rPr>
        <w:lastRenderedPageBreak/>
        <w:t>B1. Experimental Design</w:t>
      </w:r>
      <w:bookmarkEnd w:id="27"/>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3340F041"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del w:id="28" w:author="Shivers, Stephen" w:date="2022-02-22T14:03:00Z">
        <w:r w:rsidR="00013759" w:rsidDel="00F72D2B">
          <w:rPr>
            <w:rFonts w:ascii="Times New Roman" w:eastAsia="Times New Roman" w:hAnsi="Times New Roman" w:cs="Times New Roman"/>
            <w:sz w:val="24"/>
            <w:szCs w:val="24"/>
          </w:rPr>
          <w:delText>“nearish”</w:delText>
        </w:r>
      </w:del>
      <w:ins w:id="29" w:author="Shivers, Stephen" w:date="2022-02-22T14:03:00Z">
        <w:r w:rsidR="00F72D2B">
          <w:rPr>
            <w:rFonts w:ascii="Times New Roman" w:eastAsia="Times New Roman" w:hAnsi="Times New Roman" w:cs="Times New Roman"/>
            <w:sz w:val="24"/>
            <w:szCs w:val="24"/>
          </w:rPr>
          <w:t>near</w:t>
        </w:r>
      </w:ins>
      <w:r w:rsidR="00013759">
        <w:rPr>
          <w:rFonts w:ascii="Times New Roman" w:eastAsia="Times New Roman" w:hAnsi="Times New Roman" w:cs="Times New Roman"/>
          <w:sz w:val="24"/>
          <w:szCs w:val="24"/>
        </w:rPr>
        <w:t xml:space="preserve"> the center of</w:t>
      </w:r>
      <w:r w:rsidRPr="44BA4F1D">
        <w:rPr>
          <w:rFonts w:ascii="Times New Roman" w:eastAsia="Times New Roman" w:hAnsi="Times New Roman" w:cs="Times New Roman"/>
          <w:sz w:val="24"/>
          <w:szCs w:val="24"/>
        </w:rPr>
        <w:t xml:space="preserve"> </w:t>
      </w:r>
      <w:r w:rsidR="00013759" w:rsidRPr="00F72D2B">
        <w:rPr>
          <w:rFonts w:ascii="Times New Roman" w:eastAsia="Times New Roman" w:hAnsi="Times New Roman" w:cs="Times New Roman"/>
          <w:sz w:val="24"/>
          <w:szCs w:val="24"/>
        </w:rPr>
        <w:t>Hamblin</w:t>
      </w:r>
      <w:r w:rsidRPr="00F72D2B">
        <w:rPr>
          <w:rFonts w:ascii="Times New Roman" w:eastAsia="Times New Roman" w:hAnsi="Times New Roman" w:cs="Times New Roman"/>
          <w:sz w:val="24"/>
          <w:szCs w:val="24"/>
        </w:rPr>
        <w:t xml:space="preserve"> </w:t>
      </w:r>
      <w:ins w:id="30" w:author="Shivers, Stephen" w:date="2022-02-22T14:06:00Z">
        <w:r w:rsidR="00F72D2B" w:rsidRPr="00F72D2B">
          <w:rPr>
            <w:rFonts w:ascii="Times New Roman" w:eastAsia="Times New Roman" w:hAnsi="Times New Roman" w:cs="Times New Roman"/>
            <w:sz w:val="24"/>
            <w:szCs w:val="24"/>
          </w:rPr>
          <w:t>(</w:t>
        </w:r>
        <w:r w:rsidR="00F72D2B" w:rsidRPr="00F72D2B">
          <w:rPr>
            <w:rFonts w:ascii="Times New Roman" w:hAnsi="Times New Roman" w:cs="Times New Roman"/>
            <w:sz w:val="24"/>
            <w:szCs w:val="24"/>
            <w:rPrChange w:id="31" w:author="Shivers, Stephen" w:date="2022-02-22T14:07:00Z">
              <w:rPr/>
            </w:rPrChange>
          </w:rPr>
          <w:t>-70.40935, 41.66853</w:t>
        </w:r>
        <w:r w:rsidR="00F72D2B" w:rsidRPr="00F72D2B">
          <w:rPr>
            <w:rFonts w:ascii="Times New Roman" w:eastAsia="Times New Roman" w:hAnsi="Times New Roman" w:cs="Times New Roman"/>
            <w:sz w:val="24"/>
            <w:szCs w:val="24"/>
          </w:rPr>
          <w:t>)</w:t>
        </w:r>
      </w:ins>
      <w:ins w:id="32" w:author="Shivers, Stephen" w:date="2022-02-22T14:08:00Z">
        <w:r w:rsidR="00F72D2B">
          <w:rPr>
            <w:rFonts w:ascii="Times New Roman" w:eastAsia="Times New Roman" w:hAnsi="Times New Roman" w:cs="Times New Roman"/>
            <w:sz w:val="24"/>
            <w:szCs w:val="24"/>
          </w:rPr>
          <w:t xml:space="preserve"> </w:t>
        </w:r>
      </w:ins>
      <w:r w:rsidRPr="00F72D2B">
        <w:rPr>
          <w:rFonts w:ascii="Times New Roman" w:eastAsia="Times New Roman" w:hAnsi="Times New Roman" w:cs="Times New Roman"/>
          <w:sz w:val="24"/>
          <w:szCs w:val="24"/>
        </w:rPr>
        <w:t>and</w:t>
      </w:r>
      <w:r w:rsidRPr="44BA4F1D">
        <w:rPr>
          <w:rFonts w:ascii="Times New Roman" w:eastAsia="Times New Roman" w:hAnsi="Times New Roman" w:cs="Times New Roman"/>
          <w:sz w:val="24"/>
          <w:szCs w:val="24"/>
        </w:rPr>
        <w:t xml:space="preserve"> Shubael </w:t>
      </w:r>
      <w:ins w:id="33" w:author="Shivers, Stephen" w:date="2022-02-22T14:08:00Z">
        <w:r w:rsidR="00F72D2B" w:rsidRPr="00F72D2B">
          <w:rPr>
            <w:rFonts w:ascii="Times New Roman" w:eastAsia="Times New Roman" w:hAnsi="Times New Roman" w:cs="Times New Roman"/>
            <w:sz w:val="24"/>
            <w:szCs w:val="24"/>
          </w:rPr>
          <w:t>(</w:t>
        </w:r>
        <w:r w:rsidR="00F72D2B" w:rsidRPr="00F72D2B">
          <w:rPr>
            <w:rFonts w:ascii="Times New Roman" w:hAnsi="Times New Roman" w:cs="Times New Roman"/>
            <w:sz w:val="24"/>
            <w:szCs w:val="24"/>
            <w:rPrChange w:id="34" w:author="Shivers, Stephen" w:date="2022-02-22T14:08:00Z">
              <w:rPr/>
            </w:rPrChange>
          </w:rPr>
          <w:t>-70.39398, 41.6716</w:t>
        </w:r>
        <w:r w:rsidR="00F72D2B" w:rsidRPr="00F72D2B">
          <w:rPr>
            <w:rFonts w:ascii="Times New Roman" w:eastAsia="Times New Roman" w:hAnsi="Times New Roman" w:cs="Times New Roman"/>
            <w:sz w:val="24"/>
            <w:szCs w:val="24"/>
          </w:rPr>
          <w:t xml:space="preserve">) </w:t>
        </w:r>
      </w:ins>
      <w:r w:rsidRPr="00E21B48">
        <w:rPr>
          <w:rFonts w:ascii="Times New Roman" w:eastAsia="Times New Roman" w:hAnsi="Times New Roman" w:cs="Times New Roman"/>
          <w:sz w:val="24"/>
          <w:szCs w:val="24"/>
        </w:rPr>
        <w:t>ponds</w:t>
      </w:r>
      <w:r w:rsidRPr="44BA4F1D">
        <w:rPr>
          <w:rFonts w:ascii="Times New Roman" w:eastAsia="Times New Roman" w:hAnsi="Times New Roman" w:cs="Times New Roman"/>
          <w:sz w:val="24"/>
          <w:szCs w:val="24"/>
        </w:rPr>
        <w:t xml:space="preserve">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w:t>
      </w:r>
      <w:r w:rsidR="1794F290" w:rsidRPr="00363DDC">
        <w:rPr>
          <w:rFonts w:ascii="Times New Roman" w:eastAsia="Times New Roman" w:hAnsi="Times New Roman" w:cs="Times New Roman"/>
          <w:sz w:val="24"/>
          <w:szCs w:val="24"/>
          <w:vertAlign w:val="subscript"/>
        </w:rPr>
        <w:t>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3E8AC520" w14:textId="178A2CAB" w:rsidR="00E21B48" w:rsidRDefault="005875BE" w:rsidP="4580DFBB">
      <w:pPr>
        <w:spacing w:after="0" w:line="240" w:lineRule="auto"/>
        <w:rPr>
          <w:ins w:id="35" w:author="Shivers, Stephen" w:date="2022-02-22T14:19: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w:t>
      </w:r>
      <w:del w:id="36" w:author="Shivers, Stephen" w:date="2022-02-22T14:19:00Z">
        <w:r w:rsidDel="00E21B48">
          <w:rPr>
            <w:rFonts w:ascii="Times New Roman" w:eastAsia="Times New Roman" w:hAnsi="Times New Roman" w:cs="Times New Roman"/>
            <w:sz w:val="24"/>
            <w:szCs w:val="24"/>
          </w:rPr>
          <w:delText xml:space="preserve">(locations recorded on initial field visit and will have a minimum of 2m depth) </w:delText>
        </w:r>
      </w:del>
      <w:r>
        <w:rPr>
          <w:rFonts w:ascii="Times New Roman" w:eastAsia="Times New Roman" w:hAnsi="Times New Roman" w:cs="Times New Roman"/>
          <w:sz w:val="24"/>
          <w:szCs w:val="24"/>
        </w:rPr>
        <w:t xml:space="preserve">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w:t>
      </w:r>
      <w:ins w:id="37" w:author="Shivers, Stephen" w:date="2022-02-22T14:19:00Z">
        <w:r w:rsidR="00E21B48">
          <w:rPr>
            <w:rFonts w:ascii="Times New Roman" w:eastAsia="Times New Roman" w:hAnsi="Times New Roman" w:cs="Times New Roman"/>
            <w:sz w:val="24"/>
            <w:szCs w:val="24"/>
          </w:rPr>
          <w:t xml:space="preserve">  The sites are located at:</w:t>
        </w:r>
      </w:ins>
    </w:p>
    <w:p w14:paraId="2AE052D2" w14:textId="7AD60CB1" w:rsidR="00E21B48" w:rsidRDefault="00E21B48" w:rsidP="4580DFBB">
      <w:pPr>
        <w:spacing w:after="0" w:line="240" w:lineRule="auto"/>
        <w:rPr>
          <w:ins w:id="38" w:author="Shivers, Stephen" w:date="2022-02-22T14:19:00Z"/>
          <w:rFonts w:ascii="Times New Roman" w:eastAsia="Times New Roman" w:hAnsi="Times New Roman" w:cs="Times New Roman"/>
          <w:sz w:val="24"/>
          <w:szCs w:val="24"/>
        </w:rPr>
      </w:pPr>
    </w:p>
    <w:p w14:paraId="13BD0E44" w14:textId="77777777" w:rsidR="00E21B48" w:rsidRPr="00E21B48" w:rsidRDefault="00E21B48" w:rsidP="00E21B48">
      <w:pPr>
        <w:spacing w:after="0" w:line="240" w:lineRule="auto"/>
        <w:rPr>
          <w:ins w:id="39" w:author="Shivers, Stephen" w:date="2022-02-22T14:19:00Z"/>
          <w:rFonts w:ascii="Times New Roman" w:hAnsi="Times New Roman" w:cs="Times New Roman"/>
          <w:sz w:val="24"/>
          <w:szCs w:val="24"/>
          <w:rPrChange w:id="40" w:author="Shivers, Stephen" w:date="2022-02-22T14:19:00Z">
            <w:rPr>
              <w:ins w:id="41" w:author="Shivers, Stephen" w:date="2022-02-22T14:19:00Z"/>
              <w:rFonts w:ascii="Calibri" w:hAnsi="Calibri"/>
            </w:rPr>
          </w:rPrChange>
        </w:rPr>
        <w:pPrChange w:id="42" w:author="Shivers, Stephen" w:date="2022-02-22T14:20:00Z">
          <w:pPr/>
        </w:pPrChange>
      </w:pPr>
      <w:ins w:id="43" w:author="Shivers, Stephen" w:date="2022-02-22T14:19:00Z">
        <w:r w:rsidRPr="00E21B48">
          <w:rPr>
            <w:rFonts w:ascii="Times New Roman" w:hAnsi="Times New Roman" w:cs="Times New Roman"/>
            <w:sz w:val="24"/>
            <w:szCs w:val="24"/>
            <w:rPrChange w:id="44" w:author="Shivers, Stephen" w:date="2022-02-22T14:19:00Z">
              <w:rPr/>
            </w:rPrChange>
          </w:rPr>
          <w:t>Shubael:</w:t>
        </w:r>
      </w:ins>
    </w:p>
    <w:p w14:paraId="56D90378" w14:textId="77777777" w:rsidR="00E21B48" w:rsidRPr="00E21B48" w:rsidRDefault="00E21B48" w:rsidP="00E21B48">
      <w:pPr>
        <w:spacing w:after="0" w:line="240" w:lineRule="auto"/>
        <w:rPr>
          <w:ins w:id="45" w:author="Shivers, Stephen" w:date="2022-02-22T14:19:00Z"/>
          <w:rFonts w:ascii="Times New Roman" w:hAnsi="Times New Roman" w:cs="Times New Roman"/>
          <w:sz w:val="24"/>
          <w:szCs w:val="24"/>
          <w:rPrChange w:id="46" w:author="Shivers, Stephen" w:date="2022-02-22T14:19:00Z">
            <w:rPr>
              <w:ins w:id="47" w:author="Shivers, Stephen" w:date="2022-02-22T14:19:00Z"/>
            </w:rPr>
          </w:rPrChange>
        </w:rPr>
        <w:pPrChange w:id="48" w:author="Shivers, Stephen" w:date="2022-02-22T14:20:00Z">
          <w:pPr/>
        </w:pPrChange>
      </w:pPr>
      <w:ins w:id="49" w:author="Shivers, Stephen" w:date="2022-02-22T14:19:00Z">
        <w:r w:rsidRPr="00E21B48">
          <w:rPr>
            <w:rFonts w:ascii="Times New Roman" w:hAnsi="Times New Roman" w:cs="Times New Roman"/>
            <w:sz w:val="24"/>
            <w:szCs w:val="24"/>
            <w:rPrChange w:id="50" w:author="Shivers, Stephen" w:date="2022-02-22T14:19:00Z">
              <w:rPr/>
            </w:rPrChange>
          </w:rPr>
          <w:t>41.673818197040106, -70.39378288059278</w:t>
        </w:r>
      </w:ins>
    </w:p>
    <w:p w14:paraId="5E66F858" w14:textId="77777777" w:rsidR="00E21B48" w:rsidRPr="00E21B48" w:rsidRDefault="00E21B48" w:rsidP="00E21B48">
      <w:pPr>
        <w:spacing w:after="0" w:line="240" w:lineRule="auto"/>
        <w:rPr>
          <w:ins w:id="51" w:author="Shivers, Stephen" w:date="2022-02-22T14:19:00Z"/>
          <w:rFonts w:ascii="Times New Roman" w:hAnsi="Times New Roman" w:cs="Times New Roman"/>
          <w:sz w:val="24"/>
          <w:szCs w:val="24"/>
          <w:rPrChange w:id="52" w:author="Shivers, Stephen" w:date="2022-02-22T14:19:00Z">
            <w:rPr>
              <w:ins w:id="53" w:author="Shivers, Stephen" w:date="2022-02-22T14:19:00Z"/>
            </w:rPr>
          </w:rPrChange>
        </w:rPr>
        <w:pPrChange w:id="54" w:author="Shivers, Stephen" w:date="2022-02-22T14:20:00Z">
          <w:pPr/>
        </w:pPrChange>
      </w:pPr>
      <w:ins w:id="55" w:author="Shivers, Stephen" w:date="2022-02-22T14:19:00Z">
        <w:r w:rsidRPr="00E21B48">
          <w:rPr>
            <w:rFonts w:ascii="Times New Roman" w:hAnsi="Times New Roman" w:cs="Times New Roman"/>
            <w:sz w:val="24"/>
            <w:szCs w:val="24"/>
            <w:rPrChange w:id="56" w:author="Shivers, Stephen" w:date="2022-02-22T14:19:00Z">
              <w:rPr/>
            </w:rPrChange>
          </w:rPr>
          <w:t>41.67226349737033, -70.39547803655252</w:t>
        </w:r>
      </w:ins>
    </w:p>
    <w:p w14:paraId="2F523B6F" w14:textId="77777777" w:rsidR="00E21B48" w:rsidRPr="00E21B48" w:rsidRDefault="00E21B48" w:rsidP="00E21B48">
      <w:pPr>
        <w:spacing w:after="0" w:line="240" w:lineRule="auto"/>
        <w:rPr>
          <w:ins w:id="57" w:author="Shivers, Stephen" w:date="2022-02-22T14:19:00Z"/>
          <w:rFonts w:ascii="Times New Roman" w:hAnsi="Times New Roman" w:cs="Times New Roman"/>
          <w:sz w:val="24"/>
          <w:szCs w:val="24"/>
          <w:rPrChange w:id="58" w:author="Shivers, Stephen" w:date="2022-02-22T14:19:00Z">
            <w:rPr>
              <w:ins w:id="59" w:author="Shivers, Stephen" w:date="2022-02-22T14:19:00Z"/>
            </w:rPr>
          </w:rPrChange>
        </w:rPr>
        <w:pPrChange w:id="60" w:author="Shivers, Stephen" w:date="2022-02-22T14:20:00Z">
          <w:pPr/>
        </w:pPrChange>
      </w:pPr>
      <w:ins w:id="61" w:author="Shivers, Stephen" w:date="2022-02-22T14:19:00Z">
        <w:r w:rsidRPr="00E21B48">
          <w:rPr>
            <w:rFonts w:ascii="Times New Roman" w:hAnsi="Times New Roman" w:cs="Times New Roman"/>
            <w:sz w:val="24"/>
            <w:szCs w:val="24"/>
            <w:rPrChange w:id="62" w:author="Shivers, Stephen" w:date="2022-02-22T14:19:00Z">
              <w:rPr/>
            </w:rPrChange>
          </w:rPr>
          <w:t>41.67040421959514, -70.39311769281113</w:t>
        </w:r>
      </w:ins>
    </w:p>
    <w:p w14:paraId="00BEE7A5" w14:textId="77777777" w:rsidR="00E21B48" w:rsidRPr="00E21B48" w:rsidRDefault="00E21B48" w:rsidP="00E21B48">
      <w:pPr>
        <w:spacing w:after="0" w:line="240" w:lineRule="auto"/>
        <w:rPr>
          <w:ins w:id="63" w:author="Shivers, Stephen" w:date="2022-02-22T14:19:00Z"/>
          <w:rFonts w:ascii="Times New Roman" w:hAnsi="Times New Roman" w:cs="Times New Roman"/>
          <w:sz w:val="24"/>
          <w:szCs w:val="24"/>
          <w:rPrChange w:id="64" w:author="Shivers, Stephen" w:date="2022-02-22T14:19:00Z">
            <w:rPr>
              <w:ins w:id="65" w:author="Shivers, Stephen" w:date="2022-02-22T14:19:00Z"/>
            </w:rPr>
          </w:rPrChange>
        </w:rPr>
        <w:pPrChange w:id="66" w:author="Shivers, Stephen" w:date="2022-02-22T14:20:00Z">
          <w:pPr/>
        </w:pPrChange>
      </w:pPr>
      <w:ins w:id="67" w:author="Shivers, Stephen" w:date="2022-02-22T14:19:00Z">
        <w:r w:rsidRPr="00E21B48">
          <w:rPr>
            <w:rFonts w:ascii="Times New Roman" w:hAnsi="Times New Roman" w:cs="Times New Roman"/>
            <w:sz w:val="24"/>
            <w:szCs w:val="24"/>
            <w:rPrChange w:id="68" w:author="Shivers, Stephen" w:date="2022-02-22T14:19:00Z">
              <w:rPr/>
            </w:rPrChange>
          </w:rPr>
          <w:t>41.672728308423174, -70.39103629878461</w:t>
        </w:r>
      </w:ins>
    </w:p>
    <w:p w14:paraId="36C96202" w14:textId="77777777" w:rsidR="00E21B48" w:rsidRPr="00E21B48" w:rsidRDefault="00E21B48" w:rsidP="00E21B48">
      <w:pPr>
        <w:spacing w:after="0" w:line="240" w:lineRule="auto"/>
        <w:rPr>
          <w:ins w:id="69" w:author="Shivers, Stephen" w:date="2022-02-22T14:19:00Z"/>
          <w:rFonts w:ascii="Times New Roman" w:hAnsi="Times New Roman" w:cs="Times New Roman"/>
          <w:sz w:val="24"/>
          <w:szCs w:val="24"/>
          <w:rPrChange w:id="70" w:author="Shivers, Stephen" w:date="2022-02-22T14:19:00Z">
            <w:rPr>
              <w:ins w:id="71" w:author="Shivers, Stephen" w:date="2022-02-22T14:19:00Z"/>
            </w:rPr>
          </w:rPrChange>
        </w:rPr>
        <w:pPrChange w:id="72" w:author="Shivers, Stephen" w:date="2022-02-22T14:20:00Z">
          <w:pPr/>
        </w:pPrChange>
      </w:pPr>
    </w:p>
    <w:p w14:paraId="66C1C1FD" w14:textId="77777777" w:rsidR="00E21B48" w:rsidRPr="00E21B48" w:rsidRDefault="00E21B48" w:rsidP="00E21B48">
      <w:pPr>
        <w:spacing w:after="0" w:line="240" w:lineRule="auto"/>
        <w:rPr>
          <w:ins w:id="73" w:author="Shivers, Stephen" w:date="2022-02-22T14:19:00Z"/>
          <w:rFonts w:ascii="Times New Roman" w:hAnsi="Times New Roman" w:cs="Times New Roman"/>
          <w:sz w:val="24"/>
          <w:szCs w:val="24"/>
          <w:rPrChange w:id="74" w:author="Shivers, Stephen" w:date="2022-02-22T14:19:00Z">
            <w:rPr>
              <w:ins w:id="75" w:author="Shivers, Stephen" w:date="2022-02-22T14:19:00Z"/>
            </w:rPr>
          </w:rPrChange>
        </w:rPr>
        <w:pPrChange w:id="76" w:author="Shivers, Stephen" w:date="2022-02-22T14:20:00Z">
          <w:pPr/>
        </w:pPrChange>
      </w:pPr>
      <w:ins w:id="77" w:author="Shivers, Stephen" w:date="2022-02-22T14:19:00Z">
        <w:r w:rsidRPr="00E21B48">
          <w:rPr>
            <w:rFonts w:ascii="Times New Roman" w:hAnsi="Times New Roman" w:cs="Times New Roman"/>
            <w:sz w:val="24"/>
            <w:szCs w:val="24"/>
            <w:rPrChange w:id="78" w:author="Shivers, Stephen" w:date="2022-02-22T14:19:00Z">
              <w:rPr/>
            </w:rPrChange>
          </w:rPr>
          <w:t>Hamblin:</w:t>
        </w:r>
      </w:ins>
    </w:p>
    <w:p w14:paraId="323BF55B" w14:textId="77777777" w:rsidR="00E21B48" w:rsidRPr="00E21B48" w:rsidRDefault="00E21B48" w:rsidP="00E21B48">
      <w:pPr>
        <w:spacing w:after="0" w:line="240" w:lineRule="auto"/>
        <w:rPr>
          <w:ins w:id="79" w:author="Shivers, Stephen" w:date="2022-02-22T14:19:00Z"/>
          <w:rFonts w:ascii="Times New Roman" w:hAnsi="Times New Roman" w:cs="Times New Roman"/>
          <w:sz w:val="24"/>
          <w:szCs w:val="24"/>
          <w:rPrChange w:id="80" w:author="Shivers, Stephen" w:date="2022-02-22T14:19:00Z">
            <w:rPr>
              <w:ins w:id="81" w:author="Shivers, Stephen" w:date="2022-02-22T14:19:00Z"/>
            </w:rPr>
          </w:rPrChange>
        </w:rPr>
        <w:pPrChange w:id="82" w:author="Shivers, Stephen" w:date="2022-02-22T14:20:00Z">
          <w:pPr/>
        </w:pPrChange>
      </w:pPr>
      <w:ins w:id="83" w:author="Shivers, Stephen" w:date="2022-02-22T14:19:00Z">
        <w:r w:rsidRPr="00E21B48">
          <w:rPr>
            <w:rFonts w:ascii="Times New Roman" w:hAnsi="Times New Roman" w:cs="Times New Roman"/>
            <w:sz w:val="24"/>
            <w:szCs w:val="24"/>
            <w:rPrChange w:id="84" w:author="Shivers, Stephen" w:date="2022-02-22T14:19:00Z">
              <w:rPr/>
            </w:rPrChange>
          </w:rPr>
          <w:t>41.66905781251006, -70.4120004427423</w:t>
        </w:r>
      </w:ins>
    </w:p>
    <w:p w14:paraId="414073DC" w14:textId="77777777" w:rsidR="00E21B48" w:rsidRPr="00E21B48" w:rsidRDefault="00E21B48" w:rsidP="00E21B48">
      <w:pPr>
        <w:spacing w:after="0" w:line="240" w:lineRule="auto"/>
        <w:rPr>
          <w:ins w:id="85" w:author="Shivers, Stephen" w:date="2022-02-22T14:19:00Z"/>
          <w:rFonts w:ascii="Times New Roman" w:hAnsi="Times New Roman" w:cs="Times New Roman"/>
          <w:sz w:val="24"/>
          <w:szCs w:val="24"/>
          <w:rPrChange w:id="86" w:author="Shivers, Stephen" w:date="2022-02-22T14:19:00Z">
            <w:rPr>
              <w:ins w:id="87" w:author="Shivers, Stephen" w:date="2022-02-22T14:19:00Z"/>
            </w:rPr>
          </w:rPrChange>
        </w:rPr>
        <w:pPrChange w:id="88" w:author="Shivers, Stephen" w:date="2022-02-22T14:20:00Z">
          <w:pPr/>
        </w:pPrChange>
      </w:pPr>
      <w:ins w:id="89" w:author="Shivers, Stephen" w:date="2022-02-22T14:19:00Z">
        <w:r w:rsidRPr="00E21B48">
          <w:rPr>
            <w:rFonts w:ascii="Times New Roman" w:hAnsi="Times New Roman" w:cs="Times New Roman"/>
            <w:sz w:val="24"/>
            <w:szCs w:val="24"/>
            <w:rPrChange w:id="90" w:author="Shivers, Stephen" w:date="2022-02-22T14:19:00Z">
              <w:rPr/>
            </w:rPrChange>
          </w:rPr>
          <w:t>41.66469782491696, -70.4120004427423</w:t>
        </w:r>
      </w:ins>
    </w:p>
    <w:p w14:paraId="60A9838E" w14:textId="77777777" w:rsidR="00E21B48" w:rsidRPr="00E21B48" w:rsidRDefault="00E21B48" w:rsidP="00E21B48">
      <w:pPr>
        <w:spacing w:after="0" w:line="240" w:lineRule="auto"/>
        <w:rPr>
          <w:ins w:id="91" w:author="Shivers, Stephen" w:date="2022-02-22T14:19:00Z"/>
          <w:rFonts w:ascii="Times New Roman" w:hAnsi="Times New Roman" w:cs="Times New Roman"/>
          <w:sz w:val="24"/>
          <w:szCs w:val="24"/>
          <w:rPrChange w:id="92" w:author="Shivers, Stephen" w:date="2022-02-22T14:19:00Z">
            <w:rPr>
              <w:ins w:id="93" w:author="Shivers, Stephen" w:date="2022-02-22T14:19:00Z"/>
            </w:rPr>
          </w:rPrChange>
        </w:rPr>
        <w:pPrChange w:id="94" w:author="Shivers, Stephen" w:date="2022-02-22T14:20:00Z">
          <w:pPr/>
        </w:pPrChange>
      </w:pPr>
      <w:ins w:id="95" w:author="Shivers, Stephen" w:date="2022-02-22T14:19:00Z">
        <w:r w:rsidRPr="00E21B48">
          <w:rPr>
            <w:rFonts w:ascii="Times New Roman" w:hAnsi="Times New Roman" w:cs="Times New Roman"/>
            <w:sz w:val="24"/>
            <w:szCs w:val="24"/>
            <w:rPrChange w:id="96" w:author="Shivers, Stephen" w:date="2022-02-22T14:19:00Z">
              <w:rPr/>
            </w:rPrChange>
          </w:rPr>
          <w:t>41.67224746934314, -70.40751578963365</w:t>
        </w:r>
      </w:ins>
    </w:p>
    <w:p w14:paraId="6228C71C" w14:textId="77777777" w:rsidR="00E21B48" w:rsidRPr="00E21B48" w:rsidRDefault="00E21B48" w:rsidP="00E21B48">
      <w:pPr>
        <w:spacing w:after="0" w:line="240" w:lineRule="auto"/>
        <w:rPr>
          <w:ins w:id="97" w:author="Shivers, Stephen" w:date="2022-02-22T14:19:00Z"/>
          <w:rFonts w:ascii="Times New Roman" w:hAnsi="Times New Roman" w:cs="Times New Roman"/>
          <w:sz w:val="24"/>
          <w:szCs w:val="24"/>
          <w:rPrChange w:id="98" w:author="Shivers, Stephen" w:date="2022-02-22T14:19:00Z">
            <w:rPr>
              <w:ins w:id="99" w:author="Shivers, Stephen" w:date="2022-02-22T14:19:00Z"/>
            </w:rPr>
          </w:rPrChange>
        </w:rPr>
        <w:pPrChange w:id="100" w:author="Shivers, Stephen" w:date="2022-02-22T14:20:00Z">
          <w:pPr/>
        </w:pPrChange>
      </w:pPr>
      <w:ins w:id="101" w:author="Shivers, Stephen" w:date="2022-02-22T14:19:00Z">
        <w:r w:rsidRPr="00E21B48">
          <w:rPr>
            <w:rFonts w:ascii="Times New Roman" w:hAnsi="Times New Roman" w:cs="Times New Roman"/>
            <w:sz w:val="24"/>
            <w:szCs w:val="24"/>
            <w:rPrChange w:id="102" w:author="Shivers, Stephen" w:date="2022-02-22T14:19:00Z">
              <w:rPr/>
            </w:rPrChange>
          </w:rPr>
          <w:t>41.66843268536268, -70.40652873679633</w:t>
        </w:r>
      </w:ins>
    </w:p>
    <w:p w14:paraId="00B1CA4E" w14:textId="77777777" w:rsidR="00E21B48" w:rsidRDefault="00E21B48" w:rsidP="4580DFBB">
      <w:pPr>
        <w:spacing w:after="0" w:line="240" w:lineRule="auto"/>
        <w:rPr>
          <w:ins w:id="103" w:author="Shivers, Stephen" w:date="2022-02-22T14:19:00Z"/>
          <w:rFonts w:ascii="Times New Roman" w:eastAsia="Times New Roman" w:hAnsi="Times New Roman" w:cs="Times New Roman"/>
          <w:sz w:val="24"/>
          <w:szCs w:val="24"/>
        </w:rPr>
      </w:pPr>
    </w:p>
    <w:p w14:paraId="16ECF61B" w14:textId="77777777" w:rsidR="00E21B48" w:rsidRDefault="00E21B48" w:rsidP="4580DFBB">
      <w:pPr>
        <w:spacing w:after="0" w:line="240" w:lineRule="auto"/>
        <w:rPr>
          <w:ins w:id="104" w:author="Shivers, Stephen" w:date="2022-02-22T14:19:00Z"/>
          <w:rFonts w:ascii="Times New Roman" w:eastAsia="Times New Roman" w:hAnsi="Times New Roman" w:cs="Times New Roman"/>
          <w:sz w:val="24"/>
          <w:szCs w:val="24"/>
        </w:rPr>
      </w:pPr>
    </w:p>
    <w:p w14:paraId="54301501" w14:textId="69CA78D3"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del w:id="105" w:author="Shivers, Stephen" w:date="2022-02-22T14:19:00Z">
        <w:r w:rsidDel="00E21B4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Opportunistic samples (e.g. corralled blooms not at a predetermined site) will be collected if necessary. </w:t>
      </w:r>
      <w:r w:rsidR="4016A448" w:rsidRPr="44BA4F1D">
        <w:rPr>
          <w:rFonts w:ascii="Times New Roman" w:eastAsia="Times New Roman" w:hAnsi="Times New Roman" w:cs="Times New Roman"/>
          <w:sz w:val="24"/>
          <w:szCs w:val="24"/>
        </w:rPr>
        <w:t>Concurrent with water sample collection, the FLAMe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106" w:name="_Toc531072415"/>
      <w:r w:rsidRPr="4580DFBB">
        <w:rPr>
          <w:rFonts w:ascii="Times New Roman" w:hAnsi="Times New Roman"/>
          <w:sz w:val="24"/>
          <w:szCs w:val="24"/>
        </w:rPr>
        <w:t>B2. Sampling Methods</w:t>
      </w:r>
      <w:bookmarkEnd w:id="106"/>
    </w:p>
    <w:p w14:paraId="7B562D60" w14:textId="77777777" w:rsidR="000F743F" w:rsidRDefault="000F743F" w:rsidP="006F7633">
      <w:pPr>
        <w:rPr>
          <w:rFonts w:ascii="Times New Roman" w:eastAsia="Times New Roman" w:hAnsi="Times New Roman" w:cs="Times New Roman"/>
          <w:sz w:val="24"/>
          <w:szCs w:val="24"/>
        </w:rPr>
      </w:pPr>
    </w:p>
    <w:p w14:paraId="65BB9F68" w14:textId="3FE89B18"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w:t>
      </w:r>
      <w:r w:rsidR="004A577B">
        <w:rPr>
          <w:rFonts w:ascii="Times New Roman" w:eastAsia="Times New Roman" w:hAnsi="Times New Roman" w:cs="Times New Roman"/>
          <w:sz w:val="24"/>
          <w:szCs w:val="24"/>
        </w:rPr>
        <w:t xml:space="preserve"> Nitrate data will be collected using a TriOS NICO optical Nitrate Sensor.</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4"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w:t>
      </w:r>
      <w:r w:rsidR="00451789">
        <w:rPr>
          <w:rFonts w:ascii="Times New Roman" w:eastAsia="Times New Roman" w:hAnsi="Times New Roman" w:cs="Times New Roman"/>
          <w:sz w:val="24"/>
          <w:szCs w:val="24"/>
        </w:rPr>
        <w:lastRenderedPageBreak/>
        <w:t xml:space="preserve">GoAnywhere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using a Secchi disk.  The Secchi disk will be lowered on the shaded side of the boat until it disappears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Phycotech.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at a later date</w:t>
      </w:r>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107" w:name="_Toc531072416"/>
      <w:r w:rsidRPr="4580DFBB">
        <w:rPr>
          <w:rFonts w:ascii="Times New Roman" w:hAnsi="Times New Roman"/>
          <w:sz w:val="24"/>
          <w:szCs w:val="24"/>
        </w:rPr>
        <w:t>B3. Sample Handling and Chain of Custody</w:t>
      </w:r>
      <w:bookmarkEnd w:id="107"/>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pre-ashed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w:t>
      </w:r>
      <w:r w:rsidRPr="4580DFBB">
        <w:rPr>
          <w:rFonts w:ascii="Times New Roman" w:eastAsia="Times New Roman" w:hAnsi="Times New Roman" w:cs="Times New Roman"/>
          <w:color w:val="000000" w:themeColor="text1"/>
          <w:sz w:val="24"/>
          <w:szCs w:val="24"/>
        </w:rPr>
        <w:lastRenderedPageBreak/>
        <w:t xml:space="preserve">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Samples will remain in USEPA ACESD custody at all times.</w:t>
      </w:r>
    </w:p>
    <w:p w14:paraId="4B007BA0" w14:textId="67803AD0" w:rsidR="00B421E9" w:rsidRPr="00B421E9" w:rsidRDefault="00E510A3" w:rsidP="00277950">
      <w:pPr>
        <w:pStyle w:val="Heading2"/>
        <w:rPr>
          <w:rFonts w:ascii="Times New Roman" w:hAnsi="Times New Roman"/>
          <w:sz w:val="24"/>
          <w:szCs w:val="24"/>
        </w:rPr>
      </w:pPr>
      <w:bookmarkStart w:id="108" w:name="_Toc531072417"/>
      <w:r w:rsidRPr="4580DFBB">
        <w:rPr>
          <w:rFonts w:ascii="Times New Roman" w:hAnsi="Times New Roman"/>
          <w:sz w:val="24"/>
          <w:szCs w:val="24"/>
        </w:rPr>
        <w:t>B4. Analytical Methods</w:t>
      </w:r>
      <w:bookmarkEnd w:id="108"/>
      <w:r w:rsidR="00277950">
        <w:rPr>
          <w:rFonts w:ascii="Times New Roman" w:hAnsi="Times New Roman"/>
          <w:sz w:val="24"/>
          <w:szCs w:val="24"/>
        </w:rPr>
        <w:br/>
      </w:r>
    </w:p>
    <w:p w14:paraId="3A6D522B" w14:textId="5D22444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Frozen filters will be placed in 15 mL polystyrene tubes (containing 10 mL of 90% acetone) and sonicated in a sonicating water bath for 20 minutes</w:t>
      </w:r>
      <w:r w:rsidR="00BE3989">
        <w:rPr>
          <w:rFonts w:ascii="Times New Roman" w:eastAsia="Times New Roman" w:hAnsi="Times New Roman" w:cs="Times New Roman"/>
          <w:sz w:val="24"/>
          <w:szCs w:val="24"/>
        </w:rPr>
        <w:t xml:space="preserve"> under reduced light</w:t>
      </w:r>
      <w:r w:rsidRPr="4580DFBB">
        <w:rPr>
          <w:rFonts w:ascii="Times New Roman" w:eastAsia="Times New Roman" w:hAnsi="Times New Roman" w:cs="Times New Roman"/>
          <w:sz w:val="24"/>
          <w:szCs w:val="24"/>
        </w:rPr>
        <w:t xml:space="preserve">.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Kasinak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w:t>
      </w:r>
      <w:r w:rsidRPr="00363DDC">
        <w:rPr>
          <w:rFonts w:ascii="Times New Roman" w:eastAsia="Times New Roman" w:hAnsi="Times New Roman" w:cs="Times New Roman"/>
          <w:sz w:val="24"/>
          <w:szCs w:val="24"/>
          <w:vertAlign w:val="subscript"/>
        </w:rPr>
        <w:t>3</w:t>
      </w:r>
      <w:r w:rsidRPr="4580DFBB">
        <w:rPr>
          <w:rFonts w:ascii="Times New Roman" w:eastAsia="Times New Roman" w:hAnsi="Times New Roman" w:cs="Times New Roman"/>
          <w:sz w:val="24"/>
          <w:szCs w:val="24"/>
        </w:rPr>
        <w:t>, PO</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and NH</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581A5AF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Cyanotoxin determination will use ELISA. Unfiltered water samples in 20 mL glass scintillation vials will undergo a freeze thaw cycle three times. After the third cycle, water will be filtered using a 25mm glass fiber syringe filter (1.2 μm)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109" w:name="_Toc531072418"/>
      <w:r w:rsidRPr="4580DFBB">
        <w:rPr>
          <w:rFonts w:ascii="Times New Roman" w:hAnsi="Times New Roman"/>
          <w:sz w:val="24"/>
          <w:szCs w:val="24"/>
        </w:rPr>
        <w:t>B5. Quality Control</w:t>
      </w:r>
      <w:bookmarkEnd w:id="109"/>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110"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110"/>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7706890C"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FLAMe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w:t>
      </w:r>
      <w:del w:id="111" w:author="Shivers, Stephen" w:date="2022-02-22T14:37:00Z">
        <w:r w:rsidR="00EA215B" w:rsidRPr="00EA215B" w:rsidDel="00D12507">
          <w:rPr>
            <w:rFonts w:ascii="Times New Roman" w:eastAsia="Times New Roman" w:hAnsi="Times New Roman" w:cs="Times New Roman"/>
            <w:sz w:val="24"/>
            <w:szCs w:val="24"/>
          </w:rPr>
          <w:delText>thus can</w:delText>
        </w:r>
      </w:del>
      <w:ins w:id="112" w:author="Shivers, Stephen" w:date="2022-02-22T14:37:00Z">
        <w:r w:rsidR="00D12507">
          <w:rPr>
            <w:rFonts w:ascii="Times New Roman" w:eastAsia="Times New Roman" w:hAnsi="Times New Roman" w:cs="Times New Roman"/>
            <w:sz w:val="24"/>
            <w:szCs w:val="24"/>
          </w:rPr>
          <w:t>will</w:t>
        </w:r>
      </w:ins>
      <w:r w:rsidR="00EA215B" w:rsidRPr="00EA215B">
        <w:rPr>
          <w:rFonts w:ascii="Times New Roman" w:eastAsia="Times New Roman" w:hAnsi="Times New Roman" w:cs="Times New Roman"/>
          <w:sz w:val="24"/>
          <w:szCs w:val="24"/>
        </w:rPr>
        <w:t xml:space="preserve"> be calibrated </w:t>
      </w:r>
      <w:del w:id="113" w:author="Shivers, Stephen" w:date="2022-02-22T14:37:00Z">
        <w:r w:rsidR="00EA215B" w:rsidRPr="00EA215B" w:rsidDel="00D12507">
          <w:rPr>
            <w:rFonts w:ascii="Times New Roman" w:eastAsia="Times New Roman" w:hAnsi="Times New Roman" w:cs="Times New Roman"/>
            <w:sz w:val="24"/>
            <w:szCs w:val="24"/>
          </w:rPr>
          <w:delText xml:space="preserve">only </w:delText>
        </w:r>
      </w:del>
      <w:r w:rsidR="00EA215B" w:rsidRPr="00EA215B">
        <w:rPr>
          <w:rFonts w:ascii="Times New Roman" w:eastAsia="Times New Roman" w:hAnsi="Times New Roman" w:cs="Times New Roman"/>
          <w:sz w:val="24"/>
          <w:szCs w:val="24"/>
        </w:rPr>
        <w:t xml:space="preserve">prior to initial deployment.  </w:t>
      </w:r>
      <w:del w:id="114" w:author="Shivers, Stephen" w:date="2022-02-22T14:37:00Z">
        <w:r w:rsidR="00EA215B" w:rsidDel="00D12507">
          <w:rPr>
            <w:rFonts w:ascii="Times New Roman" w:eastAsia="Times New Roman" w:hAnsi="Times New Roman" w:cs="Times New Roman"/>
            <w:sz w:val="24"/>
            <w:szCs w:val="24"/>
          </w:rPr>
          <w:delText>Since the buoy mounted sondes will be calibrated only once, they will be checked for drift with a calibrated handheld sonde.</w:delText>
        </w:r>
        <w:r w:rsidR="002F1DDF" w:rsidDel="00D12507">
          <w:rPr>
            <w:rFonts w:ascii="Times New Roman" w:eastAsia="Times New Roman" w:hAnsi="Times New Roman" w:cs="Times New Roman"/>
            <w:sz w:val="24"/>
            <w:szCs w:val="24"/>
          </w:rPr>
          <w:delText xml:space="preserve"> </w:delText>
        </w:r>
      </w:del>
      <w:ins w:id="115" w:author="Shivers, Stephen" w:date="2022-02-22T14:37:00Z">
        <w:r w:rsidR="00D12507">
          <w:rPr>
            <w:rFonts w:ascii="Times New Roman" w:eastAsia="Times New Roman" w:hAnsi="Times New Roman" w:cs="Times New Roman"/>
            <w:sz w:val="24"/>
            <w:szCs w:val="24"/>
          </w:rPr>
          <w:t xml:space="preserve">The sondes on the buoys will be </w:t>
        </w:r>
      </w:ins>
      <w:ins w:id="116" w:author="Shivers, Stephen" w:date="2022-02-22T14:38:00Z">
        <w:r w:rsidR="00D12507">
          <w:rPr>
            <w:rFonts w:ascii="Times New Roman" w:eastAsia="Times New Roman" w:hAnsi="Times New Roman" w:cs="Times New Roman"/>
            <w:sz w:val="24"/>
            <w:szCs w:val="24"/>
          </w:rPr>
          <w:t xml:space="preserve">swapped every 4-8 weeks with freshly calibrated sondes.  </w:t>
        </w:r>
      </w:ins>
      <w:del w:id="117" w:author="Shivers, Stephen" w:date="2022-02-22T14:39:00Z">
        <w:r w:rsidR="002F1DDF" w:rsidRPr="00D74A4E" w:rsidDel="00D12507">
          <w:rPr>
            <w:rFonts w:ascii="Times New Roman" w:eastAsia="Times New Roman" w:hAnsi="Times New Roman" w:cs="Times New Roman"/>
            <w:sz w:val="24"/>
            <w:szCs w:val="24"/>
          </w:rPr>
          <w:delText>Additionally</w:delText>
        </w:r>
        <w:r w:rsidR="00124E33" w:rsidRPr="00D74A4E" w:rsidDel="00D12507">
          <w:rPr>
            <w:rFonts w:ascii="Times New Roman" w:eastAsia="Times New Roman" w:hAnsi="Times New Roman" w:cs="Times New Roman"/>
            <w:sz w:val="24"/>
            <w:szCs w:val="24"/>
          </w:rPr>
          <w:delText>,</w:delText>
        </w:r>
        <w:r w:rsidR="002F1DDF" w:rsidRPr="00D74A4E" w:rsidDel="00D12507">
          <w:rPr>
            <w:rFonts w:ascii="Times New Roman" w:eastAsia="Times New Roman" w:hAnsi="Times New Roman" w:cs="Times New Roman"/>
            <w:sz w:val="24"/>
            <w:szCs w:val="24"/>
          </w:rPr>
          <w:delText xml:space="preserve"> we will re</w:delText>
        </w:r>
        <w:r w:rsidR="00124E33" w:rsidRPr="00D74A4E" w:rsidDel="00D12507">
          <w:rPr>
            <w:rFonts w:ascii="Times New Roman" w:eastAsia="Times New Roman" w:hAnsi="Times New Roman" w:cs="Times New Roman"/>
            <w:sz w:val="24"/>
            <w:szCs w:val="24"/>
          </w:rPr>
          <w:delText xml:space="preserve">place </w:delText>
        </w:r>
      </w:del>
      <w:del w:id="118" w:author="Shivers, Stephen" w:date="2022-02-22T14:38:00Z">
        <w:r w:rsidR="00124E33" w:rsidRPr="00D74A4E" w:rsidDel="00D12507">
          <w:rPr>
            <w:rFonts w:ascii="Times New Roman" w:eastAsia="Times New Roman" w:hAnsi="Times New Roman" w:cs="Times New Roman"/>
            <w:sz w:val="24"/>
            <w:szCs w:val="24"/>
          </w:rPr>
          <w:delText xml:space="preserve">EXO2 sondes </w:delText>
        </w:r>
        <w:r w:rsidR="00E61B84" w:rsidRPr="00D74A4E" w:rsidDel="00D12507">
          <w:rPr>
            <w:rFonts w:ascii="Times New Roman" w:eastAsia="Times New Roman" w:hAnsi="Times New Roman" w:cs="Times New Roman"/>
            <w:sz w:val="24"/>
            <w:szCs w:val="24"/>
          </w:rPr>
          <w:delText>on the buoys</w:delText>
        </w:r>
      </w:del>
      <w:del w:id="119" w:author="Shivers, Stephen" w:date="2022-02-22T14:39:00Z">
        <w:r w:rsidR="00E61B84" w:rsidRPr="00D74A4E" w:rsidDel="00D12507">
          <w:rPr>
            <w:rFonts w:ascii="Times New Roman" w:eastAsia="Times New Roman" w:hAnsi="Times New Roman" w:cs="Times New Roman"/>
            <w:sz w:val="24"/>
            <w:szCs w:val="24"/>
          </w:rPr>
          <w:delText xml:space="preserve"> </w:delText>
        </w:r>
        <w:r w:rsidR="00124E33" w:rsidRPr="00D74A4E" w:rsidDel="00D12507">
          <w:rPr>
            <w:rFonts w:ascii="Times New Roman" w:eastAsia="Times New Roman" w:hAnsi="Times New Roman" w:cs="Times New Roman"/>
            <w:sz w:val="24"/>
            <w:szCs w:val="24"/>
          </w:rPr>
          <w:delText xml:space="preserve">with freshly </w:delText>
        </w:r>
        <w:r w:rsidR="002F1DDF" w:rsidRPr="00D74A4E" w:rsidDel="00D12507">
          <w:rPr>
            <w:rFonts w:ascii="Times New Roman" w:eastAsia="Times New Roman" w:hAnsi="Times New Roman" w:cs="Times New Roman"/>
            <w:sz w:val="24"/>
            <w:szCs w:val="24"/>
          </w:rPr>
          <w:delText>calibrate</w:delText>
        </w:r>
        <w:r w:rsidR="00124E33" w:rsidRPr="00D74A4E" w:rsidDel="00D12507">
          <w:rPr>
            <w:rFonts w:ascii="Times New Roman" w:eastAsia="Times New Roman" w:hAnsi="Times New Roman" w:cs="Times New Roman"/>
            <w:sz w:val="24"/>
            <w:szCs w:val="24"/>
          </w:rPr>
          <w:delText>d sondes</w:delText>
        </w:r>
      </w:del>
      <w:ins w:id="120" w:author="Shivers, Stephen" w:date="2022-02-22T14:39:00Z">
        <w:r w:rsidR="00D12507">
          <w:rPr>
            <w:rFonts w:ascii="Times New Roman" w:eastAsia="Times New Roman" w:hAnsi="Times New Roman" w:cs="Times New Roman"/>
            <w:sz w:val="24"/>
            <w:szCs w:val="24"/>
          </w:rPr>
          <w:t>This schedule may be altered</w:t>
        </w:r>
      </w:ins>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p>
    <w:p w14:paraId="679419DF" w14:textId="77777777" w:rsidR="00E31CAE" w:rsidRDefault="00E31CAE" w:rsidP="4580DFBB">
      <w:pPr>
        <w:pStyle w:val="Heading2"/>
        <w:rPr>
          <w:rFonts w:ascii="Times New Roman" w:hAnsi="Times New Roman"/>
          <w:sz w:val="24"/>
          <w:szCs w:val="24"/>
        </w:rPr>
      </w:pPr>
      <w:bookmarkStart w:id="121"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121"/>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122"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122"/>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123"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123"/>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128CFF08"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061FF10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hand written notes, great care will need to be taken in merging the data into an analytical dataset.  The dataset itself can be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Excel</w:t>
      </w:r>
      <w:r w:rsidR="004A577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Data aggregation for all sources will be scripted and automated as much as is feasible.</w:t>
      </w:r>
      <w:r w:rsidR="004A577B">
        <w:rPr>
          <w:rFonts w:ascii="Times New Roman" w:eastAsia="Times New Roman" w:hAnsi="Times New Roman" w:cs="Times New Roman"/>
          <w:sz w:val="24"/>
          <w:szCs w:val="24"/>
        </w:rPr>
        <w:t xml:space="preserve">  QA/QC checks will be</w:t>
      </w:r>
      <w:r w:rsidR="00DB6E54">
        <w:rPr>
          <w:rFonts w:ascii="Times New Roman" w:eastAsia="Times New Roman" w:hAnsi="Times New Roman" w:cs="Times New Roman"/>
          <w:sz w:val="24"/>
          <w:szCs w:val="24"/>
        </w:rPr>
        <w:t xml:space="preserve"> performed via R scripts.</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4186246F" w14:textId="77777777" w:rsidR="00D55E1F"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(e.g. python</w:t>
      </w:r>
    </w:p>
    <w:p w14:paraId="2642211C" w14:textId="126E375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 javascript, c++,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Zenodo,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124" w:name="_Toc531072423"/>
      <w:r w:rsidRPr="4580DFBB">
        <w:rPr>
          <w:rFonts w:ascii="Times New Roman" w:eastAsia="Times New Roman" w:hAnsi="Times New Roman" w:cs="Times New Roman"/>
          <w:sz w:val="24"/>
          <w:szCs w:val="24"/>
        </w:rPr>
        <w:t>C. ASSESSMENTS AND OVERSIGHT</w:t>
      </w:r>
      <w:bookmarkEnd w:id="124"/>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125" w:name="_Toc531072424"/>
      <w:r w:rsidRPr="4580DFBB">
        <w:rPr>
          <w:rFonts w:ascii="Times New Roman" w:hAnsi="Times New Roman"/>
          <w:sz w:val="24"/>
          <w:szCs w:val="24"/>
        </w:rPr>
        <w:t>C1. Assessments and Response Actions</w:t>
      </w:r>
      <w:bookmarkEnd w:id="125"/>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126"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126"/>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127"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127"/>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128"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128"/>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2ABE70A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inclusion of </w:t>
      </w:r>
      <w:del w:id="129" w:author="Shivers, Stephen" w:date="2022-02-22T14:45:00Z">
        <w:r w:rsidRPr="4580DFBB" w:rsidDel="006848A5">
          <w:rPr>
            <w:rFonts w:ascii="Times New Roman" w:eastAsia="Times New Roman" w:hAnsi="Times New Roman" w:cs="Times New Roman"/>
            <w:sz w:val="24"/>
            <w:szCs w:val="24"/>
          </w:rPr>
          <w:delText xml:space="preserve">spikes and </w:delText>
        </w:r>
      </w:del>
      <w:r w:rsidRPr="4580DFBB">
        <w:rPr>
          <w:rFonts w:ascii="Times New Roman" w:eastAsia="Times New Roman" w:hAnsi="Times New Roman" w:cs="Times New Roman"/>
          <w:sz w:val="24"/>
          <w:szCs w:val="24"/>
        </w:rPr>
        <w:t>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FLAMe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fluorometery and autoanalyzer measurements for </w:t>
      </w:r>
      <w:r>
        <w:rPr>
          <w:rFonts w:ascii="Times New Roman" w:eastAsia="Times New Roman" w:hAnsi="Times New Roman" w:cs="Times New Roman"/>
          <w:sz w:val="24"/>
          <w:szCs w:val="24"/>
        </w:rPr>
        <w:lastRenderedPageBreak/>
        <w:t xml:space="preserve">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130"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130"/>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131" w:name="_Toc531072429"/>
      <w:r w:rsidRPr="4580DFBB">
        <w:rPr>
          <w:rFonts w:ascii="Times New Roman" w:eastAsia="Times New Roman" w:hAnsi="Times New Roman" w:cs="Times New Roman"/>
          <w:sz w:val="24"/>
          <w:szCs w:val="24"/>
        </w:rPr>
        <w:t xml:space="preserve">E. References </w:t>
      </w:r>
      <w:bookmarkEnd w:id="131"/>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Kasinak, J-M, B. Holt, M. Chislock,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Mack, H.R., J. Conroy, K. Blocksom, R. Stein, and S. Ludsin.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Table 2:  TriOS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Nexsens CB-150 data buoys and X2-CB logger with YSI EXO2, Trios NICO, and Airmar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Logger: Nexsens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Airmar 200WX with Rel Baromteric Pressure, Air Temperature, Relative Humidty, Dwpoint,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FE1D2E"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707046344"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Hollister, Jeff" w:date="2021-07-07T10:32:00Z" w:initials="HJ">
    <w:p w14:paraId="6F9922D2" w14:textId="0D219B40" w:rsidR="002C6BA2" w:rsidRDefault="002C6BA2">
      <w:pPr>
        <w:pStyle w:val="CommentText"/>
      </w:pPr>
      <w:r>
        <w:rPr>
          <w:rStyle w:val="CommentReference"/>
        </w:rPr>
        <w:annotationRef/>
      </w:r>
      <w:r>
        <w:t>Think we should change this one to over time only.  We don’t do tows at sites other than the buoy.</w:t>
      </w:r>
    </w:p>
  </w:comment>
  <w:comment w:id="20" w:author="Shivers, Stephen" w:date="2021-07-08T15:53:00Z" w:initials="SS">
    <w:p w14:paraId="4EAB20EF" w14:textId="539F3EAE" w:rsidR="002C6BA2" w:rsidRDefault="002C6BA2">
      <w:pPr>
        <w:pStyle w:val="CommentText"/>
      </w:pPr>
      <w:r>
        <w:rPr>
          <w:rStyle w:val="CommentReference"/>
        </w:rPr>
        <w:annotationRef/>
      </w:r>
      <w:r>
        <w:t>I agree,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9922D2" w15:done="0"/>
  <w15:commentEx w15:paraId="4EAB20EF" w15:paraIdParent="6F9922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00144" w16cex:dateUtc="2021-07-07T14:32:00Z"/>
  <w16cex:commentExtensible w16cex:durableId="24919E09" w16cex:dateUtc="2021-07-08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9922D2" w16cid:durableId="24900144"/>
  <w16cid:commentId w16cid:paraId="4EAB20EF" w16cid:durableId="24919E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89A3B" w14:textId="77777777" w:rsidR="00FE1D2E" w:rsidRDefault="00FE1D2E" w:rsidP="00DC74B4">
      <w:pPr>
        <w:spacing w:after="0" w:line="240" w:lineRule="auto"/>
      </w:pPr>
      <w:r>
        <w:separator/>
      </w:r>
    </w:p>
  </w:endnote>
  <w:endnote w:type="continuationSeparator" w:id="0">
    <w:p w14:paraId="58B1F1ED" w14:textId="77777777" w:rsidR="00FE1D2E" w:rsidRDefault="00FE1D2E" w:rsidP="00DC74B4">
      <w:pPr>
        <w:spacing w:after="0" w:line="240" w:lineRule="auto"/>
      </w:pPr>
      <w:r>
        <w:continuationSeparator/>
      </w:r>
    </w:p>
  </w:endnote>
  <w:endnote w:type="continuationNotice" w:id="1">
    <w:p w14:paraId="7C8709FB" w14:textId="77777777" w:rsidR="00FE1D2E" w:rsidRDefault="00FE1D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647B1" w14:textId="77777777" w:rsidR="002C6BA2" w:rsidRDefault="002C6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CA5F" w14:textId="77777777" w:rsidR="002C6BA2" w:rsidRDefault="002C6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5CF3" w14:textId="61EC2E13" w:rsidR="002C6BA2" w:rsidRPr="000F7217" w:rsidRDefault="002C6BA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End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00E3D" w14:textId="259BE7EF" w:rsidR="002C6BA2" w:rsidRPr="00AE6947" w:rsidRDefault="002C6BA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5E0F5" w14:textId="77777777" w:rsidR="00FE1D2E" w:rsidRDefault="00FE1D2E" w:rsidP="00DC74B4">
      <w:pPr>
        <w:spacing w:after="0" w:line="240" w:lineRule="auto"/>
      </w:pPr>
      <w:r>
        <w:separator/>
      </w:r>
    </w:p>
  </w:footnote>
  <w:footnote w:type="continuationSeparator" w:id="0">
    <w:p w14:paraId="566C2F49" w14:textId="77777777" w:rsidR="00FE1D2E" w:rsidRDefault="00FE1D2E" w:rsidP="00DC74B4">
      <w:pPr>
        <w:spacing w:after="0" w:line="240" w:lineRule="auto"/>
      </w:pPr>
      <w:r>
        <w:continuationSeparator/>
      </w:r>
    </w:p>
  </w:footnote>
  <w:footnote w:type="continuationNotice" w:id="1">
    <w:p w14:paraId="4991F3BA" w14:textId="77777777" w:rsidR="00FE1D2E" w:rsidRDefault="00FE1D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4004" w14:textId="77777777" w:rsidR="002C6BA2" w:rsidRDefault="002C6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217E" w14:textId="5327133D" w:rsidR="002C6BA2" w:rsidRPr="001A674C" w:rsidRDefault="002C6BA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2C6BA2" w:rsidRDefault="002C6BA2" w:rsidP="001A674C">
    <w:pPr>
      <w:pStyle w:val="Header"/>
      <w:jc w:val="right"/>
      <w:rPr>
        <w:szCs w:val="20"/>
      </w:rPr>
    </w:pPr>
    <w:r>
      <w:rPr>
        <w:szCs w:val="20"/>
      </w:rPr>
      <w:t xml:space="preserve">Date: </w:t>
    </w:r>
  </w:p>
  <w:p w14:paraId="0C4DDC48" w14:textId="00698849" w:rsidR="002C6BA2" w:rsidRPr="001A674C" w:rsidRDefault="002C6BA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2C6BA2" w:rsidRDefault="002C6B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683938"/>
      <w:docPartObj>
        <w:docPartGallery w:val="Watermarks"/>
        <w:docPartUnique/>
      </w:docPartObj>
    </w:sdtPr>
    <w:sdtEndPr/>
    <w:sdtContent>
      <w:p w14:paraId="06AC84E4" w14:textId="066BEED4" w:rsidR="002C6BA2" w:rsidRDefault="00FE1D2E">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lister, Jeff">
    <w15:presenceInfo w15:providerId="AD" w15:userId="S::Hollister.Jeff@epa.gov::90904e2a-aa82-465e-9922-afce4bc6d524"/>
  </w15:person>
  <w15:person w15:author="Shivers, Stephen">
    <w15:presenceInfo w15:providerId="AD" w15:userId="S::shivers.stephen@epa.gov::562059a4-d9bf-4414-8cdf-b57227ac0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2445"/>
    <w:rsid w:val="000F4E4B"/>
    <w:rsid w:val="000F743F"/>
    <w:rsid w:val="00105F92"/>
    <w:rsid w:val="00110463"/>
    <w:rsid w:val="001117BF"/>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6155A"/>
    <w:rsid w:val="0027325F"/>
    <w:rsid w:val="002739EF"/>
    <w:rsid w:val="00277950"/>
    <w:rsid w:val="00295234"/>
    <w:rsid w:val="002A245B"/>
    <w:rsid w:val="002B6DDA"/>
    <w:rsid w:val="002C4C92"/>
    <w:rsid w:val="002C6BA2"/>
    <w:rsid w:val="002D7438"/>
    <w:rsid w:val="002E2823"/>
    <w:rsid w:val="002F1DDF"/>
    <w:rsid w:val="002F36CC"/>
    <w:rsid w:val="002F5B90"/>
    <w:rsid w:val="00301BFE"/>
    <w:rsid w:val="00302E38"/>
    <w:rsid w:val="003054A3"/>
    <w:rsid w:val="00330944"/>
    <w:rsid w:val="0034756C"/>
    <w:rsid w:val="00363DD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A577B"/>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5F7B8F"/>
    <w:rsid w:val="006015C2"/>
    <w:rsid w:val="006142F4"/>
    <w:rsid w:val="00615983"/>
    <w:rsid w:val="00620617"/>
    <w:rsid w:val="00644BC4"/>
    <w:rsid w:val="00676F65"/>
    <w:rsid w:val="006848A5"/>
    <w:rsid w:val="006B18C6"/>
    <w:rsid w:val="006B1982"/>
    <w:rsid w:val="006B7A05"/>
    <w:rsid w:val="006D5FCD"/>
    <w:rsid w:val="006D728B"/>
    <w:rsid w:val="006F7633"/>
    <w:rsid w:val="00725516"/>
    <w:rsid w:val="007320BF"/>
    <w:rsid w:val="007343EA"/>
    <w:rsid w:val="00747CE4"/>
    <w:rsid w:val="00751256"/>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77BA"/>
    <w:rsid w:val="009D1A67"/>
    <w:rsid w:val="009F5938"/>
    <w:rsid w:val="009F648F"/>
    <w:rsid w:val="009F767E"/>
    <w:rsid w:val="00A00D10"/>
    <w:rsid w:val="00A0719C"/>
    <w:rsid w:val="00A11F2C"/>
    <w:rsid w:val="00A16405"/>
    <w:rsid w:val="00A220BE"/>
    <w:rsid w:val="00A6097A"/>
    <w:rsid w:val="00A62CD9"/>
    <w:rsid w:val="00A648DD"/>
    <w:rsid w:val="00A775FD"/>
    <w:rsid w:val="00A81A08"/>
    <w:rsid w:val="00A8E1F1"/>
    <w:rsid w:val="00A94F95"/>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BE3989"/>
    <w:rsid w:val="00C04A51"/>
    <w:rsid w:val="00C21B3A"/>
    <w:rsid w:val="00C24F49"/>
    <w:rsid w:val="00C30C60"/>
    <w:rsid w:val="00C50545"/>
    <w:rsid w:val="00C50C79"/>
    <w:rsid w:val="00C5399D"/>
    <w:rsid w:val="00C601F2"/>
    <w:rsid w:val="00C8116F"/>
    <w:rsid w:val="00C85825"/>
    <w:rsid w:val="00C869F2"/>
    <w:rsid w:val="00CA7B6C"/>
    <w:rsid w:val="00CB22B2"/>
    <w:rsid w:val="00CB7489"/>
    <w:rsid w:val="00CB78F9"/>
    <w:rsid w:val="00CD0F34"/>
    <w:rsid w:val="00CE2F2C"/>
    <w:rsid w:val="00CE372F"/>
    <w:rsid w:val="00CE7A71"/>
    <w:rsid w:val="00D12507"/>
    <w:rsid w:val="00D23CE0"/>
    <w:rsid w:val="00D32A98"/>
    <w:rsid w:val="00D32ED3"/>
    <w:rsid w:val="00D54C5A"/>
    <w:rsid w:val="00D55E1F"/>
    <w:rsid w:val="00D642D9"/>
    <w:rsid w:val="00D74A4E"/>
    <w:rsid w:val="00DAFDBA"/>
    <w:rsid w:val="00DB677C"/>
    <w:rsid w:val="00DB6E54"/>
    <w:rsid w:val="00DC6154"/>
    <w:rsid w:val="00DC74B4"/>
    <w:rsid w:val="00DE69E8"/>
    <w:rsid w:val="00E21B4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72D2B"/>
    <w:rsid w:val="00FD0409"/>
    <w:rsid w:val="00FE048B"/>
    <w:rsid w:val="00FE1D2E"/>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 w:id="170525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r w:rsidRPr="00082A5D">
            <w:rPr>
              <w:color w:val="808080"/>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r w:rsidRPr="00D85F64">
            <w:rPr>
              <w:color w:val="808080"/>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r w:rsidRPr="00D85F64">
            <w:rPr>
              <w:color w:val="808080"/>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B3A1C"/>
    <w:rsid w:val="003C6648"/>
    <w:rsid w:val="0040229D"/>
    <w:rsid w:val="005542CE"/>
    <w:rsid w:val="008B1DB6"/>
    <w:rsid w:val="008E5748"/>
    <w:rsid w:val="009038D3"/>
    <w:rsid w:val="009C1C92"/>
    <w:rsid w:val="009C4E88"/>
    <w:rsid w:val="009C50BA"/>
    <w:rsid w:val="00A71B1B"/>
    <w:rsid w:val="00BE395C"/>
    <w:rsid w:val="00C62343"/>
    <w:rsid w:val="00CC20AD"/>
    <w:rsid w:val="00CE2F2C"/>
    <w:rsid w:val="00CF1DA4"/>
    <w:rsid w:val="00DD0C6C"/>
    <w:rsid w:val="00F12F9F"/>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C8FC16F84C57445E99B9F5B4D26F0921">
    <w:name w:val="C8FC16F84C57445E99B9F5B4D26F0921"/>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3.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4.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5.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20</Pages>
  <Words>5524</Words>
  <Characters>31491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Shivers, Stephen</cp:lastModifiedBy>
  <cp:revision>7</cp:revision>
  <cp:lastPrinted>2017-03-13T16:54:00Z</cp:lastPrinted>
  <dcterms:created xsi:type="dcterms:W3CDTF">2021-07-08T22:19:00Z</dcterms:created>
  <dcterms:modified xsi:type="dcterms:W3CDTF">2022-02-22T19:46:00Z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