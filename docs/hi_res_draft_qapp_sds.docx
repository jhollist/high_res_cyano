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D6AF0B" w14:textId="77777777" w:rsidR="007B1AEA" w:rsidRPr="00082A5D" w:rsidRDefault="007B1AEA" w:rsidP="00CE7A71">
      <w:pPr>
        <w:pStyle w:val="Heading1"/>
        <w:spacing w:before="0"/>
      </w:pPr>
      <w:bookmarkStart w:id="0" w:name="_Toc422989107"/>
      <w:bookmarkStart w:id="1" w:name="_Toc461542254"/>
      <w:bookmarkStart w:id="2" w:name="_Toc461547414"/>
      <w:bookmarkStart w:id="3" w:name="_Toc531072403"/>
      <w:r w:rsidRPr="00082A5D">
        <w:t>A. Project Management</w:t>
      </w:r>
      <w:bookmarkEnd w:id="0"/>
      <w:bookmarkEnd w:id="1"/>
      <w:bookmarkEnd w:id="2"/>
      <w:bookmarkEnd w:id="3"/>
    </w:p>
    <w:p w14:paraId="15060EE8" w14:textId="77777777" w:rsidR="007B1AEA" w:rsidRPr="00082A5D" w:rsidRDefault="007B1AEA" w:rsidP="001C54D4">
      <w:pPr>
        <w:pStyle w:val="Heading2"/>
      </w:pPr>
      <w:bookmarkStart w:id="4" w:name="_Toc422989108"/>
      <w:bookmarkStart w:id="5" w:name="_Toc424825509"/>
      <w:bookmarkStart w:id="6" w:name="_Toc461542255"/>
      <w:bookmarkStart w:id="7" w:name="_Toc461547415"/>
      <w:bookmarkStart w:id="8" w:name="_Toc531072404"/>
      <w:r w:rsidRPr="00082A5D">
        <w:t>A1. Title and Approval Sheet</w:t>
      </w:r>
      <w:bookmarkEnd w:id="4"/>
      <w:bookmarkEnd w:id="5"/>
      <w:bookmarkEnd w:id="6"/>
      <w:bookmarkEnd w:id="7"/>
      <w:bookmarkEnd w:id="8"/>
    </w:p>
    <w:p w14:paraId="24768435" w14:textId="77777777" w:rsidR="007B1AEA" w:rsidRPr="0013074F" w:rsidRDefault="007B1AEA" w:rsidP="001C54D4">
      <w:pPr>
        <w:spacing w:after="0"/>
        <w:contextualSpacing/>
        <w:rPr>
          <w:rFonts w:ascii="Arial" w:hAnsi="Arial" w:cs="Arial"/>
          <w:b/>
          <w:sz w:val="24"/>
          <w:szCs w:val="24"/>
        </w:rPr>
      </w:pPr>
    </w:p>
    <w:p w14:paraId="71BA9DA2" w14:textId="77777777" w:rsidR="007B1AEA" w:rsidRPr="00A00709" w:rsidRDefault="007B1AEA" w:rsidP="001C54D4">
      <w:pPr>
        <w:spacing w:after="0"/>
        <w:contextualSpacing/>
        <w:jc w:val="center"/>
        <w:rPr>
          <w:rFonts w:ascii="Arial" w:hAnsi="Arial" w:cs="Arial"/>
          <w:b/>
          <w:sz w:val="32"/>
          <w:szCs w:val="28"/>
        </w:rPr>
      </w:pPr>
      <w:r w:rsidRPr="00A00709">
        <w:rPr>
          <w:rFonts w:ascii="Arial" w:hAnsi="Arial" w:cs="Arial"/>
          <w:b/>
          <w:sz w:val="32"/>
          <w:szCs w:val="28"/>
        </w:rPr>
        <w:t>U.S. Environmental Protection Agency</w:t>
      </w:r>
    </w:p>
    <w:p w14:paraId="1F3E5723" w14:textId="77777777" w:rsidR="007B1AEA" w:rsidRPr="00A00709" w:rsidRDefault="007B1AEA" w:rsidP="001C54D4">
      <w:pPr>
        <w:spacing w:after="0"/>
        <w:contextualSpacing/>
        <w:jc w:val="center"/>
        <w:rPr>
          <w:rFonts w:ascii="Arial" w:hAnsi="Arial" w:cs="Arial"/>
          <w:b/>
          <w:sz w:val="32"/>
          <w:szCs w:val="28"/>
        </w:rPr>
      </w:pPr>
      <w:r w:rsidRPr="00A00709">
        <w:rPr>
          <w:rFonts w:ascii="Arial" w:hAnsi="Arial" w:cs="Arial"/>
          <w:b/>
          <w:sz w:val="32"/>
          <w:szCs w:val="28"/>
        </w:rPr>
        <w:t>Office of Research and Development</w:t>
      </w:r>
    </w:p>
    <w:p w14:paraId="35A19E93" w14:textId="14419D02" w:rsidR="007B1AEA" w:rsidRPr="00A00709" w:rsidRDefault="00C04A51" w:rsidP="001C54D4">
      <w:pPr>
        <w:spacing w:after="0"/>
        <w:contextualSpacing/>
        <w:jc w:val="center"/>
        <w:rPr>
          <w:rFonts w:ascii="Arial" w:hAnsi="Arial" w:cs="Arial"/>
          <w:b/>
          <w:sz w:val="32"/>
          <w:szCs w:val="28"/>
        </w:rPr>
      </w:pPr>
      <w:r w:rsidRPr="38CA568A">
        <w:rPr>
          <w:rFonts w:ascii="Arial" w:hAnsi="Arial" w:cs="Arial"/>
          <w:b/>
          <w:bCs/>
          <w:sz w:val="32"/>
          <w:szCs w:val="32"/>
        </w:rPr>
        <w:t xml:space="preserve">Center </w:t>
      </w:r>
      <w:r w:rsidR="00DE69E8" w:rsidRPr="38CA568A">
        <w:rPr>
          <w:rFonts w:ascii="Arial" w:hAnsi="Arial" w:cs="Arial"/>
          <w:b/>
          <w:bCs/>
          <w:sz w:val="32"/>
          <w:szCs w:val="32"/>
        </w:rPr>
        <w:t>for Environmental</w:t>
      </w:r>
      <w:r w:rsidRPr="38CA568A">
        <w:rPr>
          <w:rFonts w:ascii="Arial" w:hAnsi="Arial" w:cs="Arial"/>
          <w:b/>
          <w:bCs/>
          <w:sz w:val="32"/>
          <w:szCs w:val="32"/>
        </w:rPr>
        <w:t xml:space="preserve"> Measurement and Modeling</w:t>
      </w:r>
    </w:p>
    <w:p w14:paraId="545EEE46" w14:textId="170D57B5" w:rsidR="64C3ABA5" w:rsidRDefault="64C3ABA5" w:rsidP="38CA568A">
      <w:pPr>
        <w:spacing w:after="0"/>
        <w:jc w:val="center"/>
      </w:pPr>
      <w:bookmarkStart w:id="9" w:name="_Hlk527983188"/>
      <w:bookmarkStart w:id="10" w:name="_Hlk527983193"/>
      <w:bookmarkEnd w:id="9"/>
      <w:bookmarkEnd w:id="10"/>
      <w:r w:rsidRPr="38CA568A">
        <w:rPr>
          <w:rFonts w:ascii="Arial" w:hAnsi="Arial" w:cs="Arial"/>
          <w:b/>
          <w:bCs/>
          <w:i/>
          <w:iCs/>
          <w:color w:val="5B9BD5" w:themeColor="accent1"/>
          <w:sz w:val="32"/>
          <w:szCs w:val="32"/>
        </w:rPr>
        <w:t>Atlantic Coastal Environmental Sciences Division</w:t>
      </w:r>
    </w:p>
    <w:p w14:paraId="430197CA" w14:textId="60F18C7D" w:rsidR="7D9318D0" w:rsidRDefault="7D9318D0" w:rsidP="38CA568A">
      <w:pPr>
        <w:spacing w:after="0"/>
        <w:jc w:val="center"/>
      </w:pPr>
      <w:r w:rsidRPr="38CA568A">
        <w:rPr>
          <w:rFonts w:ascii="Arial" w:hAnsi="Arial" w:cs="Arial"/>
          <w:b/>
          <w:bCs/>
          <w:i/>
          <w:iCs/>
          <w:color w:val="5B9BD5" w:themeColor="accent1"/>
          <w:sz w:val="32"/>
          <w:szCs w:val="32"/>
        </w:rPr>
        <w:t>Watershed and Estuarine Diagnostics Branch</w:t>
      </w:r>
    </w:p>
    <w:p w14:paraId="412EF499" w14:textId="77777777" w:rsidR="007B1AEA" w:rsidRDefault="007B1AEA" w:rsidP="001C54D4">
      <w:pPr>
        <w:spacing w:after="0" w:line="144" w:lineRule="auto"/>
        <w:rPr>
          <w:rFonts w:ascii="Arial" w:hAnsi="Arial" w:cs="Arial"/>
          <w:sz w:val="32"/>
          <w:szCs w:val="32"/>
        </w:rPr>
      </w:pPr>
    </w:p>
    <w:p w14:paraId="416A784F" w14:textId="77777777" w:rsidR="007B1AEA" w:rsidRPr="00321946" w:rsidRDefault="007B1AEA" w:rsidP="001C54D4">
      <w:pPr>
        <w:spacing w:after="0" w:line="240" w:lineRule="auto"/>
        <w:jc w:val="center"/>
        <w:rPr>
          <w:rFonts w:ascii="Arial" w:hAnsi="Arial" w:cs="Arial"/>
          <w:b/>
          <w:sz w:val="28"/>
          <w:szCs w:val="32"/>
        </w:rPr>
      </w:pPr>
      <w:r w:rsidRPr="00321946">
        <w:rPr>
          <w:rFonts w:ascii="Arial" w:hAnsi="Arial" w:cs="Arial"/>
          <w:b/>
          <w:sz w:val="28"/>
          <w:szCs w:val="32"/>
        </w:rPr>
        <w:t>Quality Assurance Project Plan</w:t>
      </w:r>
    </w:p>
    <w:p w14:paraId="2C9649AA" w14:textId="77777777" w:rsidR="007B1AEA" w:rsidRPr="00D85F64" w:rsidRDefault="007B1AEA" w:rsidP="001C54D4">
      <w:pPr>
        <w:spacing w:after="0" w:line="240" w:lineRule="auto"/>
        <w:jc w:val="center"/>
        <w:rPr>
          <w:rFonts w:ascii="Arial" w:hAnsi="Arial" w:cs="Arial"/>
          <w:sz w:val="24"/>
          <w:szCs w:val="32"/>
        </w:rPr>
      </w:pPr>
    </w:p>
    <w:p w14:paraId="1C94C5DE" w14:textId="19D0621B" w:rsidR="007B1AEA" w:rsidRDefault="007B1AEA" w:rsidP="38CA568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jc w:val="center"/>
        <w:rPr>
          <w:rFonts w:ascii="Arial" w:hAnsi="Arial" w:cs="Arial"/>
          <w:sz w:val="24"/>
          <w:szCs w:val="24"/>
        </w:rPr>
      </w:pPr>
      <w:r w:rsidRPr="38CA568A">
        <w:rPr>
          <w:rFonts w:ascii="Arial" w:hAnsi="Arial" w:cs="Arial"/>
          <w:b/>
          <w:bCs/>
          <w:sz w:val="24"/>
          <w:szCs w:val="24"/>
        </w:rPr>
        <w:t>Title:</w:t>
      </w:r>
      <w:r w:rsidRPr="38CA568A">
        <w:rPr>
          <w:rFonts w:ascii="Arial" w:hAnsi="Arial" w:cs="Arial"/>
          <w:sz w:val="24"/>
          <w:szCs w:val="24"/>
        </w:rPr>
        <w:t xml:space="preserve"> </w:t>
      </w:r>
      <w:sdt>
        <w:sdtPr>
          <w:rPr>
            <w:rFonts w:ascii="Arial" w:hAnsi="Arial" w:cs="Arial"/>
            <w:sz w:val="24"/>
            <w:szCs w:val="24"/>
          </w:rPr>
          <w:id w:val="-864518127"/>
          <w:placeholder>
            <w:docPart w:val="2FE346D3AD024EB69AB3FC080A20C40D"/>
          </w:placeholder>
        </w:sdtPr>
        <w:sdtContent>
          <w:r w:rsidR="01C0D173" w:rsidRPr="38CA568A">
            <w:rPr>
              <w:rFonts w:ascii="Arial" w:eastAsia="Arial" w:hAnsi="Arial" w:cs="Arial"/>
              <w:color w:val="333333"/>
              <w:sz w:val="21"/>
              <w:szCs w:val="21"/>
            </w:rPr>
            <w:t>High resolution spatial and temporal dynamics of freshwater cyanobacteria HABs</w:t>
          </w:r>
        </w:sdtContent>
      </w:sdt>
    </w:p>
    <w:p w14:paraId="12779797" w14:textId="77777777" w:rsidR="007B1AEA" w:rsidRPr="00082A5D"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line="144" w:lineRule="auto"/>
        <w:rPr>
          <w:rFonts w:ascii="Arial" w:hAnsi="Arial" w:cs="Arial"/>
          <w:sz w:val="24"/>
          <w:szCs w:val="24"/>
        </w:rPr>
      </w:pPr>
    </w:p>
    <w:p w14:paraId="10FF2957" w14:textId="77777777" w:rsidR="007B1AEA"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jc w:val="center"/>
        <w:rPr>
          <w:rFonts w:ascii="Arial" w:hAnsi="Arial" w:cs="Arial"/>
          <w:sz w:val="24"/>
          <w:szCs w:val="24"/>
        </w:rPr>
      </w:pPr>
      <w:r w:rsidRPr="00AD638E">
        <w:rPr>
          <w:rFonts w:ascii="Arial" w:hAnsi="Arial" w:cs="Arial"/>
          <w:b/>
          <w:sz w:val="24"/>
          <w:szCs w:val="28"/>
        </w:rPr>
        <w:t xml:space="preserve">QA Category: </w:t>
      </w:r>
      <w:r>
        <w:rPr>
          <w:rFonts w:ascii="Arial" w:hAnsi="Arial" w:cs="Arial"/>
          <w:b/>
          <w:sz w:val="24"/>
          <w:szCs w:val="28"/>
        </w:rPr>
        <w:tab/>
      </w:r>
      <w:sdt>
        <w:sdtPr>
          <w:rPr>
            <w:rFonts w:ascii="Arial" w:hAnsi="Arial" w:cs="Arial"/>
            <w:sz w:val="24"/>
            <w:szCs w:val="24"/>
          </w:rPr>
          <w:id w:val="-1526708069"/>
          <w14:checkbox>
            <w14:checked w14:val="0"/>
            <w14:checkedState w14:val="2612" w14:font="MS Gothic"/>
            <w14:uncheckedState w14:val="2610" w14:font="MS Gothic"/>
          </w14:checkbox>
        </w:sdtPr>
        <w:sdtContent>
          <w:r>
            <w:rPr>
              <w:rFonts w:ascii="MS Gothic" w:eastAsia="MS Gothic" w:hAnsi="MS Gothic" w:cs="Arial" w:hint="eastAsia"/>
              <w:sz w:val="24"/>
              <w:szCs w:val="24"/>
            </w:rPr>
            <w:t>☐</w:t>
          </w:r>
        </w:sdtContent>
      </w:sdt>
      <w:r>
        <w:rPr>
          <w:rFonts w:ascii="Arial" w:hAnsi="Arial" w:cs="Arial"/>
          <w:sz w:val="24"/>
          <w:szCs w:val="24"/>
        </w:rPr>
        <w:t xml:space="preserve"> </w:t>
      </w:r>
      <w:r w:rsidRPr="00D85F64">
        <w:rPr>
          <w:rFonts w:ascii="Arial" w:hAnsi="Arial" w:cs="Arial"/>
          <w:sz w:val="24"/>
          <w:szCs w:val="28"/>
        </w:rPr>
        <w:t>A</w:t>
      </w:r>
      <w:r>
        <w:rPr>
          <w:rFonts w:ascii="Arial" w:hAnsi="Arial" w:cs="Arial"/>
          <w:b/>
          <w:sz w:val="24"/>
          <w:szCs w:val="28"/>
        </w:rPr>
        <w:t xml:space="preserve"> </w:t>
      </w:r>
      <w:r>
        <w:rPr>
          <w:rFonts w:ascii="Arial" w:hAnsi="Arial" w:cs="Arial"/>
          <w:b/>
          <w:sz w:val="24"/>
          <w:szCs w:val="28"/>
        </w:rPr>
        <w:tab/>
      </w:r>
      <w:sdt>
        <w:sdtPr>
          <w:rPr>
            <w:rFonts w:ascii="Arial" w:hAnsi="Arial" w:cs="Arial"/>
            <w:sz w:val="24"/>
            <w:szCs w:val="24"/>
          </w:rPr>
          <w:id w:val="-283107959"/>
          <w14:checkbox>
            <w14:checked w14:val="0"/>
            <w14:checkedState w14:val="2612" w14:font="MS Gothic"/>
            <w14:uncheckedState w14:val="2610" w14:font="MS Gothic"/>
          </w14:checkbox>
        </w:sdtPr>
        <w:sdtContent>
          <w:r>
            <w:rPr>
              <w:rFonts w:ascii="MS Gothic" w:eastAsia="MS Gothic" w:hAnsi="MS Gothic" w:cs="Arial" w:hint="eastAsia"/>
              <w:sz w:val="24"/>
              <w:szCs w:val="24"/>
            </w:rPr>
            <w:t>☐</w:t>
          </w:r>
        </w:sdtContent>
      </w:sdt>
      <w:r>
        <w:rPr>
          <w:rFonts w:ascii="Arial" w:hAnsi="Arial" w:cs="Arial"/>
          <w:sz w:val="24"/>
          <w:szCs w:val="24"/>
        </w:rPr>
        <w:t xml:space="preserve"> B</w:t>
      </w:r>
    </w:p>
    <w:p w14:paraId="27E1ABE6" w14:textId="77777777" w:rsidR="007B1AEA" w:rsidRPr="00082A5D"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line="144" w:lineRule="auto"/>
        <w:jc w:val="center"/>
        <w:rPr>
          <w:rFonts w:ascii="Arial" w:hAnsi="Arial" w:cs="Arial"/>
          <w:sz w:val="24"/>
          <w:szCs w:val="24"/>
        </w:rPr>
      </w:pPr>
    </w:p>
    <w:p w14:paraId="178C605D" w14:textId="77777777" w:rsidR="007B1AEA" w:rsidRPr="00AD638E" w:rsidRDefault="007B1AEA" w:rsidP="38CA568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rPr>
          <w:rFonts w:ascii="Arial" w:hAnsi="Arial" w:cs="Arial"/>
          <w:sz w:val="22"/>
        </w:rPr>
      </w:pPr>
      <w:r w:rsidRPr="38CA568A">
        <w:rPr>
          <w:rFonts w:ascii="Arial" w:hAnsi="Arial" w:cs="Arial"/>
          <w:b/>
          <w:bCs/>
          <w:sz w:val="24"/>
          <w:szCs w:val="24"/>
        </w:rPr>
        <w:t>ORD National Program Project/Task ID</w:t>
      </w:r>
      <w:r w:rsidRPr="38CA568A">
        <w:rPr>
          <w:rFonts w:ascii="Arial" w:hAnsi="Arial" w:cs="Arial"/>
          <w:b/>
          <w:bCs/>
          <w:sz w:val="22"/>
        </w:rPr>
        <w:t>:</w:t>
      </w:r>
      <w:r>
        <w:rPr>
          <w:rFonts w:ascii="Arial" w:hAnsi="Arial" w:cs="Arial"/>
          <w:sz w:val="22"/>
        </w:rPr>
        <w:t xml:space="preserve"> </w:t>
      </w:r>
      <w:sdt>
        <w:sdtPr>
          <w:rPr>
            <w:rFonts w:ascii="Arial" w:hAnsi="Arial" w:cs="Arial"/>
            <w:sz w:val="24"/>
            <w:szCs w:val="24"/>
          </w:rPr>
          <w:id w:val="-511378464"/>
          <w:placeholder>
            <w:docPart w:val="67EBE2373E574F0CA9F6B331C00E6371"/>
          </w:placeholder>
          <w:showingPlcHdr/>
          <w:text/>
        </w:sdtPr>
        <w:sdtContent>
          <w:r w:rsidRPr="00D85F64">
            <w:rPr>
              <w:rFonts w:asciiTheme="minorHAnsi" w:hAnsiTheme="minorHAnsi"/>
              <w:color w:val="808080"/>
              <w:sz w:val="22"/>
            </w:rPr>
            <w:t>Click here to enter text.</w:t>
          </w:r>
        </w:sdtContent>
      </w:sdt>
      <w:r w:rsidRPr="00AD638E">
        <w:rPr>
          <w:rFonts w:ascii="Arial" w:hAnsi="Arial" w:cs="Arial"/>
          <w:sz w:val="22"/>
          <w:szCs w:val="24"/>
        </w:rPr>
        <w:tab/>
      </w:r>
    </w:p>
    <w:p w14:paraId="7F598009" w14:textId="77777777" w:rsidR="007B1AEA"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rPr>
          <w:rFonts w:ascii="Arial" w:hAnsi="Arial" w:cs="Arial"/>
          <w:b/>
          <w:sz w:val="24"/>
          <w:szCs w:val="24"/>
        </w:rPr>
      </w:pPr>
    </w:p>
    <w:p w14:paraId="2791D893" w14:textId="77777777" w:rsidR="007B1AEA"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rPr>
          <w:rFonts w:ascii="Arial" w:hAnsi="Arial" w:cs="Arial"/>
          <w:sz w:val="24"/>
          <w:szCs w:val="24"/>
        </w:rPr>
      </w:pPr>
      <w:r w:rsidRPr="00D85F64">
        <w:rPr>
          <w:rFonts w:ascii="Arial" w:hAnsi="Arial" w:cs="Arial"/>
          <w:b/>
          <w:sz w:val="24"/>
          <w:szCs w:val="24"/>
        </w:rPr>
        <w:t>QAPP</w:t>
      </w:r>
      <w:r>
        <w:rPr>
          <w:rFonts w:ascii="Arial" w:hAnsi="Arial" w:cs="Arial"/>
          <w:b/>
          <w:sz w:val="24"/>
          <w:szCs w:val="24"/>
        </w:rPr>
        <w:t xml:space="preserve"> was Developed</w:t>
      </w:r>
      <w:r w:rsidRPr="00D85F64">
        <w:rPr>
          <w:rFonts w:ascii="Arial" w:hAnsi="Arial" w:cs="Arial"/>
          <w:b/>
          <w:sz w:val="24"/>
          <w:szCs w:val="24"/>
        </w:rPr>
        <w:t>:</w:t>
      </w:r>
      <w:r>
        <w:rPr>
          <w:rFonts w:ascii="Arial" w:hAnsi="Arial" w:cs="Arial"/>
          <w:sz w:val="24"/>
          <w:szCs w:val="24"/>
        </w:rPr>
        <w:t xml:space="preserve"> </w:t>
      </w:r>
      <w:sdt>
        <w:sdtPr>
          <w:rPr>
            <w:rFonts w:ascii="Arial" w:hAnsi="Arial" w:cs="Arial"/>
            <w:sz w:val="24"/>
            <w:szCs w:val="24"/>
          </w:rPr>
          <w:id w:val="-731317588"/>
          <w14:checkbox>
            <w14:checked w14:val="0"/>
            <w14:checkedState w14:val="2612" w14:font="MS Gothic"/>
            <w14:uncheckedState w14:val="2610" w14:font="MS Gothic"/>
          </w14:checkbox>
        </w:sdtPr>
        <w:sdtContent>
          <w:r>
            <w:rPr>
              <w:rFonts w:ascii="MS Gothic" w:eastAsia="MS Gothic" w:hAnsi="MS Gothic" w:cs="Arial" w:hint="eastAsia"/>
              <w:sz w:val="24"/>
              <w:szCs w:val="24"/>
            </w:rPr>
            <w:t>☐</w:t>
          </w:r>
        </w:sdtContent>
      </w:sdt>
      <w:r>
        <w:rPr>
          <w:rFonts w:ascii="Arial" w:hAnsi="Arial" w:cs="Arial"/>
          <w:sz w:val="24"/>
          <w:szCs w:val="24"/>
        </w:rPr>
        <w:t xml:space="preserve"> Intramurally </w:t>
      </w:r>
      <w:r>
        <w:rPr>
          <w:rFonts w:ascii="Arial" w:hAnsi="Arial" w:cs="Arial"/>
          <w:sz w:val="24"/>
          <w:szCs w:val="24"/>
        </w:rPr>
        <w:tab/>
      </w:r>
      <w:sdt>
        <w:sdtPr>
          <w:rPr>
            <w:rFonts w:ascii="Arial" w:hAnsi="Arial" w:cs="Arial"/>
            <w:sz w:val="24"/>
            <w:szCs w:val="24"/>
          </w:rPr>
          <w:id w:val="-1017537698"/>
          <w14:checkbox>
            <w14:checked w14:val="0"/>
            <w14:checkedState w14:val="2612" w14:font="MS Gothic"/>
            <w14:uncheckedState w14:val="2610" w14:font="MS Gothic"/>
          </w14:checkbox>
        </w:sdtPr>
        <w:sdtContent>
          <w:r>
            <w:rPr>
              <w:rFonts w:ascii="MS Gothic" w:eastAsia="MS Gothic" w:hAnsi="MS Gothic" w:cs="Arial" w:hint="eastAsia"/>
              <w:sz w:val="24"/>
              <w:szCs w:val="24"/>
            </w:rPr>
            <w:t>☐</w:t>
          </w:r>
        </w:sdtContent>
      </w:sdt>
      <w:r>
        <w:rPr>
          <w:rFonts w:ascii="Arial" w:hAnsi="Arial" w:cs="Arial"/>
          <w:sz w:val="24"/>
          <w:szCs w:val="24"/>
        </w:rPr>
        <w:t xml:space="preserve"> Extramurally: </w:t>
      </w:r>
      <w:sdt>
        <w:sdtPr>
          <w:rPr>
            <w:rFonts w:ascii="Arial" w:hAnsi="Arial" w:cs="Arial"/>
            <w:sz w:val="24"/>
            <w:szCs w:val="24"/>
          </w:rPr>
          <w:id w:val="895473420"/>
          <w:placeholder>
            <w:docPart w:val="FC8BD472AC2445CFA0C87D137539631E"/>
          </w:placeholder>
          <w:showingPlcHdr/>
          <w:text/>
        </w:sdtPr>
        <w:sdtContent>
          <w:r w:rsidRPr="00D85F64">
            <w:rPr>
              <w:rFonts w:asciiTheme="minorHAnsi" w:hAnsiTheme="minorHAnsi"/>
              <w:color w:val="808080"/>
              <w:sz w:val="22"/>
            </w:rPr>
            <w:t>Click here to enter text.</w:t>
          </w:r>
        </w:sdtContent>
      </w:sdt>
    </w:p>
    <w:p w14:paraId="212E4A42" w14:textId="77777777" w:rsidR="007B1AEA"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rPr>
          <w:rFonts w:ascii="Arial" w:hAnsi="Arial" w:cs="Arial"/>
          <w:sz w:val="24"/>
          <w:szCs w:val="24"/>
        </w:rPr>
      </w:pPr>
    </w:p>
    <w:p w14:paraId="07E38B10" w14:textId="34D7AAD7" w:rsidR="007B1AEA" w:rsidRPr="00B20C75"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rPr>
          <w:rFonts w:ascii="Arial" w:hAnsi="Arial" w:cs="Arial"/>
          <w:szCs w:val="24"/>
        </w:rPr>
      </w:pPr>
      <w:r w:rsidRPr="00D85F64">
        <w:rPr>
          <w:rFonts w:ascii="Arial" w:hAnsi="Arial" w:cs="Arial"/>
          <w:b/>
          <w:sz w:val="24"/>
          <w:szCs w:val="24"/>
        </w:rPr>
        <w:t>QAPP</w:t>
      </w:r>
      <w:r>
        <w:rPr>
          <w:rFonts w:ascii="Arial" w:hAnsi="Arial" w:cs="Arial"/>
          <w:b/>
          <w:sz w:val="24"/>
          <w:szCs w:val="24"/>
        </w:rPr>
        <w:t xml:space="preserve"> Accessibility: </w:t>
      </w:r>
      <w:r w:rsidRPr="00B20C75">
        <w:rPr>
          <w:rFonts w:ascii="Arial" w:hAnsi="Arial" w:cs="Arial"/>
          <w:szCs w:val="24"/>
        </w:rPr>
        <w:t xml:space="preserve">QAPPs will be made internally accessible via the </w:t>
      </w:r>
      <w:hyperlink r:id="rId12" w:history="1">
        <w:r w:rsidR="00C04A51" w:rsidRPr="00C85825">
          <w:rPr>
            <w:rStyle w:val="Hyperlink"/>
            <w:rFonts w:ascii="Arial" w:hAnsi="Arial" w:cs="Arial"/>
            <w:szCs w:val="24"/>
          </w:rPr>
          <w:t>ORD QAPP intranet site</w:t>
        </w:r>
      </w:hyperlink>
      <w:r w:rsidRPr="00B20C75">
        <w:rPr>
          <w:rFonts w:ascii="Arial" w:hAnsi="Arial" w:cs="Arial"/>
          <w:szCs w:val="24"/>
        </w:rPr>
        <w:t xml:space="preserve"> upon final approval </w:t>
      </w:r>
      <w:r w:rsidRPr="00CA3A58">
        <w:rPr>
          <w:rFonts w:ascii="Arial" w:hAnsi="Arial" w:cs="Arial"/>
          <w:i/>
          <w:szCs w:val="24"/>
        </w:rPr>
        <w:t>unless the following statement is selected</w:t>
      </w:r>
      <w:r w:rsidRPr="00B20C75">
        <w:rPr>
          <w:rFonts w:ascii="Arial" w:hAnsi="Arial" w:cs="Arial"/>
          <w:szCs w:val="24"/>
        </w:rPr>
        <w:t>.</w:t>
      </w:r>
    </w:p>
    <w:p w14:paraId="3F5AAA6C" w14:textId="59BA1487" w:rsidR="007B1AEA" w:rsidRDefault="002C6BA2"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rPr>
          <w:rFonts w:ascii="Arial" w:hAnsi="Arial" w:cs="Arial"/>
          <w:sz w:val="24"/>
          <w:szCs w:val="24"/>
        </w:rPr>
      </w:pPr>
      <w:sdt>
        <w:sdtPr>
          <w:rPr>
            <w:rFonts w:ascii="Arial" w:hAnsi="Arial" w:cs="Arial"/>
            <w:sz w:val="24"/>
            <w:szCs w:val="24"/>
          </w:rPr>
          <w:id w:val="140311287"/>
          <w14:checkbox>
            <w14:checked w14:val="0"/>
            <w14:checkedState w14:val="2612" w14:font="MS Gothic"/>
            <w14:uncheckedState w14:val="2610" w14:font="MS Gothic"/>
          </w14:checkbox>
        </w:sdtPr>
        <w:sdtContent>
          <w:r w:rsidR="007B1AEA">
            <w:rPr>
              <w:rFonts w:ascii="MS Gothic" w:eastAsia="MS Gothic" w:hAnsi="MS Gothic" w:cs="Arial" w:hint="eastAsia"/>
              <w:sz w:val="24"/>
              <w:szCs w:val="24"/>
            </w:rPr>
            <w:t>☐</w:t>
          </w:r>
        </w:sdtContent>
      </w:sdt>
      <w:r w:rsidR="007B1AEA">
        <w:rPr>
          <w:rFonts w:ascii="Arial" w:hAnsi="Arial" w:cs="Arial"/>
          <w:sz w:val="24"/>
          <w:szCs w:val="24"/>
        </w:rPr>
        <w:t xml:space="preserve"> I do NOT want this QAPP internally shared and accessible on the </w:t>
      </w:r>
      <w:r w:rsidR="00C04A51">
        <w:rPr>
          <w:rFonts w:ascii="Arial" w:hAnsi="Arial" w:cs="Arial"/>
          <w:sz w:val="24"/>
          <w:szCs w:val="24"/>
        </w:rPr>
        <w:t>ORD</w:t>
      </w:r>
      <w:r w:rsidR="007B1AEA">
        <w:rPr>
          <w:rFonts w:ascii="Arial" w:hAnsi="Arial" w:cs="Arial"/>
          <w:sz w:val="24"/>
          <w:szCs w:val="24"/>
        </w:rPr>
        <w:t xml:space="preserve"> intranet site.</w:t>
      </w:r>
    </w:p>
    <w:p w14:paraId="1448C143" w14:textId="77777777" w:rsidR="007B1AEA" w:rsidRDefault="007B1AEA" w:rsidP="001C54D4">
      <w:pPr>
        <w:spacing w:after="0"/>
        <w:rPr>
          <w:rFonts w:ascii="Arial" w:hAnsi="Arial" w:cs="Arial"/>
          <w:b/>
          <w:sz w:val="24"/>
          <w:szCs w:val="24"/>
        </w:rPr>
      </w:pPr>
    </w:p>
    <w:p w14:paraId="462ADA84" w14:textId="77777777" w:rsidR="007B1AEA" w:rsidRDefault="007B1AEA" w:rsidP="001C54D4">
      <w:pPr>
        <w:spacing w:after="0"/>
        <w:rPr>
          <w:rFonts w:ascii="Arial" w:hAnsi="Arial" w:cs="Arial"/>
          <w:b/>
          <w:sz w:val="24"/>
          <w:szCs w:val="24"/>
        </w:rPr>
      </w:pPr>
      <w:r>
        <w:rPr>
          <w:rFonts w:ascii="Arial" w:hAnsi="Arial" w:cs="Arial"/>
          <w:b/>
          <w:sz w:val="24"/>
          <w:szCs w:val="24"/>
        </w:rPr>
        <w:t>Project Type(s) (check all that apply)</w:t>
      </w:r>
      <w:r w:rsidRPr="00AD638E">
        <w:rPr>
          <w:rFonts w:ascii="Arial" w:hAnsi="Arial" w:cs="Arial"/>
          <w:b/>
          <w:sz w:val="24"/>
          <w:szCs w:val="24"/>
        </w:rPr>
        <w:t>:</w:t>
      </w:r>
    </w:p>
    <w:p w14:paraId="2F9F2311" w14:textId="77777777" w:rsidR="003C4D7D" w:rsidRDefault="002C6BA2" w:rsidP="001C54D4">
      <w:pPr>
        <w:spacing w:after="0"/>
        <w:rPr>
          <w:rFonts w:ascii="Arial" w:hAnsi="Arial" w:cs="Arial"/>
          <w:szCs w:val="24"/>
        </w:rPr>
      </w:pPr>
      <w:sdt>
        <w:sdtPr>
          <w:rPr>
            <w:rFonts w:ascii="Arial" w:hAnsi="Arial" w:cs="Arial"/>
            <w:szCs w:val="24"/>
          </w:rPr>
          <w:id w:val="908422821"/>
          <w14:checkbox>
            <w14:checked w14:val="0"/>
            <w14:checkedState w14:val="2612" w14:font="MS Gothic"/>
            <w14:uncheckedState w14:val="2610" w14:font="MS Gothic"/>
          </w14:checkbox>
        </w:sdtPr>
        <w:sdtContent>
          <w:r w:rsidR="007B1AEA" w:rsidRPr="00AD638E">
            <w:rPr>
              <w:rFonts w:ascii="Segoe UI Symbol" w:eastAsia="MS Gothic" w:hAnsi="Segoe UI Symbol" w:cs="Segoe UI Symbol"/>
              <w:szCs w:val="24"/>
            </w:rPr>
            <w:t>☐</w:t>
          </w:r>
        </w:sdtContent>
      </w:sdt>
      <w:r w:rsidR="007B1AEA">
        <w:rPr>
          <w:rFonts w:ascii="Arial" w:hAnsi="Arial" w:cs="Arial"/>
          <w:szCs w:val="24"/>
        </w:rPr>
        <w:t xml:space="preserve"> </w:t>
      </w:r>
      <w:r w:rsidR="007B1AEA" w:rsidRPr="00AD638E">
        <w:rPr>
          <w:rFonts w:ascii="Arial" w:hAnsi="Arial" w:cs="Arial"/>
          <w:szCs w:val="24"/>
        </w:rPr>
        <w:t>Environmental Measurement</w:t>
      </w:r>
      <w:r w:rsidR="0036679C">
        <w:rPr>
          <w:rFonts w:ascii="Arial" w:hAnsi="Arial" w:cs="Arial"/>
          <w:szCs w:val="24"/>
        </w:rPr>
        <w:t>s</w:t>
      </w:r>
      <w:r w:rsidR="007B1AEA" w:rsidRPr="00AD638E">
        <w:rPr>
          <w:rFonts w:ascii="Arial" w:hAnsi="Arial" w:cs="Arial"/>
          <w:szCs w:val="24"/>
        </w:rPr>
        <w:t xml:space="preserve"> </w:t>
      </w:r>
      <w:sdt>
        <w:sdtPr>
          <w:rPr>
            <w:rFonts w:ascii="Arial" w:hAnsi="Arial" w:cs="Arial"/>
            <w:szCs w:val="24"/>
          </w:rPr>
          <w:id w:val="-573509539"/>
          <w14:checkbox>
            <w14:checked w14:val="0"/>
            <w14:checkedState w14:val="2612" w14:font="MS Gothic"/>
            <w14:uncheckedState w14:val="2610" w14:font="MS Gothic"/>
          </w14:checkbox>
        </w:sdtPr>
        <w:sdtContent>
          <w:r w:rsidR="007B1AEA" w:rsidRPr="00AD638E">
            <w:rPr>
              <w:rFonts w:ascii="Segoe UI Symbol" w:eastAsia="MS Gothic" w:hAnsi="Segoe UI Symbol" w:cs="Segoe UI Symbol"/>
              <w:szCs w:val="24"/>
            </w:rPr>
            <w:t>☐</w:t>
          </w:r>
        </w:sdtContent>
      </w:sdt>
      <w:r w:rsidR="007B1AEA" w:rsidRPr="00AD638E">
        <w:rPr>
          <w:rFonts w:ascii="Arial" w:hAnsi="Arial" w:cs="Arial"/>
          <w:szCs w:val="24"/>
        </w:rPr>
        <w:t xml:space="preserve"> Environmental Technology </w:t>
      </w:r>
      <w:sdt>
        <w:sdtPr>
          <w:rPr>
            <w:rFonts w:ascii="Arial" w:hAnsi="Arial" w:cs="Arial"/>
            <w:szCs w:val="24"/>
          </w:rPr>
          <w:id w:val="-1934820659"/>
          <w14:checkbox>
            <w14:checked w14:val="0"/>
            <w14:checkedState w14:val="2612" w14:font="MS Gothic"/>
            <w14:uncheckedState w14:val="2610" w14:font="MS Gothic"/>
          </w14:checkbox>
        </w:sdtPr>
        <w:sdtContent>
          <w:r w:rsidR="007B1AEA" w:rsidRPr="00AD638E">
            <w:rPr>
              <w:rFonts w:ascii="Segoe UI Symbol" w:eastAsia="MS Gothic" w:hAnsi="Segoe UI Symbol" w:cs="Segoe UI Symbol"/>
              <w:szCs w:val="24"/>
            </w:rPr>
            <w:t>☐</w:t>
          </w:r>
        </w:sdtContent>
      </w:sdt>
      <w:r w:rsidR="007B1AEA" w:rsidRPr="00AD638E">
        <w:rPr>
          <w:rFonts w:ascii="Arial" w:hAnsi="Arial" w:cs="Arial"/>
          <w:szCs w:val="24"/>
        </w:rPr>
        <w:t xml:space="preserve"> Decision Support Tool </w:t>
      </w:r>
      <w:sdt>
        <w:sdtPr>
          <w:rPr>
            <w:rFonts w:ascii="Arial" w:hAnsi="Arial" w:cs="Arial"/>
            <w:szCs w:val="24"/>
          </w:rPr>
          <w:id w:val="-1329895345"/>
          <w14:checkbox>
            <w14:checked w14:val="0"/>
            <w14:checkedState w14:val="2612" w14:font="MS Gothic"/>
            <w14:uncheckedState w14:val="2610" w14:font="MS Gothic"/>
          </w14:checkbox>
        </w:sdtPr>
        <w:sdtContent>
          <w:r w:rsidR="007B1AEA" w:rsidRPr="00AD638E">
            <w:rPr>
              <w:rFonts w:ascii="Segoe UI Symbol" w:eastAsia="MS Gothic" w:hAnsi="Segoe UI Symbol" w:cs="Segoe UI Symbol"/>
              <w:szCs w:val="24"/>
            </w:rPr>
            <w:t>☐</w:t>
          </w:r>
        </w:sdtContent>
      </w:sdt>
      <w:r w:rsidR="007B1AEA" w:rsidRPr="00AD638E">
        <w:rPr>
          <w:rFonts w:ascii="Arial" w:hAnsi="Arial" w:cs="Arial"/>
          <w:szCs w:val="24"/>
        </w:rPr>
        <w:t xml:space="preserve"> Existing Data </w:t>
      </w:r>
      <w:sdt>
        <w:sdtPr>
          <w:rPr>
            <w:rFonts w:ascii="Arial" w:hAnsi="Arial" w:cs="Arial"/>
            <w:szCs w:val="24"/>
          </w:rPr>
          <w:id w:val="-1325509732"/>
          <w14:checkbox>
            <w14:checked w14:val="0"/>
            <w14:checkedState w14:val="2612" w14:font="MS Gothic"/>
            <w14:uncheckedState w14:val="2610" w14:font="MS Gothic"/>
          </w14:checkbox>
        </w:sdtPr>
        <w:sdtContent>
          <w:r w:rsidR="007B1AEA" w:rsidRPr="00AD638E">
            <w:rPr>
              <w:rFonts w:ascii="Segoe UI Symbol" w:eastAsia="MS Gothic" w:hAnsi="Segoe UI Symbol" w:cs="Segoe UI Symbol"/>
              <w:szCs w:val="24"/>
            </w:rPr>
            <w:t>☐</w:t>
          </w:r>
        </w:sdtContent>
      </w:sdt>
      <w:r w:rsidR="007B1AEA">
        <w:rPr>
          <w:rFonts w:ascii="Arial" w:hAnsi="Arial" w:cs="Arial"/>
          <w:szCs w:val="24"/>
        </w:rPr>
        <w:t xml:space="preserve"> </w:t>
      </w:r>
      <w:r w:rsidR="007B1AEA" w:rsidRPr="00AD638E">
        <w:rPr>
          <w:rFonts w:ascii="Arial" w:hAnsi="Arial" w:cs="Arial"/>
          <w:szCs w:val="24"/>
        </w:rPr>
        <w:t>Informatics</w:t>
      </w:r>
      <w:r w:rsidR="0036679C">
        <w:rPr>
          <w:rFonts w:ascii="Arial" w:hAnsi="Arial" w:cs="Arial"/>
          <w:szCs w:val="24"/>
        </w:rPr>
        <w:t xml:space="preserve"> </w:t>
      </w:r>
      <w:sdt>
        <w:sdtPr>
          <w:rPr>
            <w:rFonts w:ascii="Arial" w:hAnsi="Arial" w:cs="Arial"/>
            <w:szCs w:val="24"/>
          </w:rPr>
          <w:id w:val="321706606"/>
          <w14:checkbox>
            <w14:checked w14:val="0"/>
            <w14:checkedState w14:val="2612" w14:font="MS Gothic"/>
            <w14:uncheckedState w14:val="2610" w14:font="MS Gothic"/>
          </w14:checkbox>
        </w:sdtPr>
        <w:sdtContent>
          <w:r w:rsidR="0036679C">
            <w:rPr>
              <w:rFonts w:ascii="MS Gothic" w:eastAsia="MS Gothic" w:hAnsi="MS Gothic" w:cs="Arial" w:hint="eastAsia"/>
              <w:szCs w:val="24"/>
            </w:rPr>
            <w:t>☐</w:t>
          </w:r>
        </w:sdtContent>
      </w:sdt>
      <w:r w:rsidR="0036679C">
        <w:rPr>
          <w:rFonts w:ascii="Arial" w:hAnsi="Arial" w:cs="Arial"/>
          <w:szCs w:val="24"/>
        </w:rPr>
        <w:t>Geospatial</w:t>
      </w:r>
      <w:r w:rsidR="007B1AEA" w:rsidRPr="00AD638E">
        <w:rPr>
          <w:rFonts w:ascii="Arial" w:hAnsi="Arial" w:cs="Arial"/>
          <w:szCs w:val="24"/>
        </w:rPr>
        <w:t xml:space="preserve"> </w:t>
      </w:r>
      <w:sdt>
        <w:sdtPr>
          <w:rPr>
            <w:rFonts w:ascii="Arial" w:hAnsi="Arial" w:cs="Arial"/>
            <w:szCs w:val="24"/>
          </w:rPr>
          <w:id w:val="-951938597"/>
          <w14:checkbox>
            <w14:checked w14:val="0"/>
            <w14:checkedState w14:val="2612" w14:font="MS Gothic"/>
            <w14:uncheckedState w14:val="2610" w14:font="MS Gothic"/>
          </w14:checkbox>
        </w:sdtPr>
        <w:sdtContent>
          <w:r w:rsidR="007B1AEA" w:rsidRPr="00AD638E">
            <w:rPr>
              <w:rFonts w:ascii="Segoe UI Symbol" w:eastAsia="MS Gothic" w:hAnsi="Segoe UI Symbol" w:cs="Segoe UI Symbol"/>
              <w:szCs w:val="24"/>
            </w:rPr>
            <w:t>☐</w:t>
          </w:r>
        </w:sdtContent>
      </w:sdt>
      <w:r w:rsidR="007B1AEA">
        <w:rPr>
          <w:rFonts w:ascii="Arial" w:hAnsi="Arial" w:cs="Arial"/>
          <w:szCs w:val="24"/>
        </w:rPr>
        <w:t xml:space="preserve"> </w:t>
      </w:r>
      <w:r w:rsidR="007B1AEA" w:rsidRPr="00AD638E">
        <w:rPr>
          <w:rFonts w:ascii="Arial" w:hAnsi="Arial" w:cs="Arial"/>
          <w:szCs w:val="24"/>
        </w:rPr>
        <w:t xml:space="preserve">Method Development </w:t>
      </w:r>
      <w:sdt>
        <w:sdtPr>
          <w:rPr>
            <w:rFonts w:ascii="Arial" w:hAnsi="Arial" w:cs="Arial"/>
            <w:szCs w:val="24"/>
          </w:rPr>
          <w:id w:val="966239692"/>
          <w14:checkbox>
            <w14:checked w14:val="0"/>
            <w14:checkedState w14:val="2612" w14:font="MS Gothic"/>
            <w14:uncheckedState w14:val="2610" w14:font="MS Gothic"/>
          </w14:checkbox>
        </w:sdtPr>
        <w:sdtContent>
          <w:r w:rsidR="007B1AEA" w:rsidRPr="00AD638E">
            <w:rPr>
              <w:rFonts w:ascii="Segoe UI Symbol" w:eastAsia="MS Gothic" w:hAnsi="Segoe UI Symbol" w:cs="Segoe UI Symbol"/>
              <w:szCs w:val="24"/>
            </w:rPr>
            <w:t>☐</w:t>
          </w:r>
        </w:sdtContent>
      </w:sdt>
      <w:r w:rsidR="007B1AEA">
        <w:rPr>
          <w:rFonts w:ascii="Arial" w:hAnsi="Arial" w:cs="Arial"/>
          <w:szCs w:val="24"/>
        </w:rPr>
        <w:t xml:space="preserve"> </w:t>
      </w:r>
      <w:r w:rsidR="007B1AEA" w:rsidRPr="00AD638E">
        <w:rPr>
          <w:rFonts w:ascii="Arial" w:hAnsi="Arial" w:cs="Arial"/>
          <w:szCs w:val="24"/>
        </w:rPr>
        <w:t xml:space="preserve">Model Application </w:t>
      </w:r>
      <w:sdt>
        <w:sdtPr>
          <w:rPr>
            <w:rFonts w:ascii="Arial" w:hAnsi="Arial" w:cs="Arial"/>
            <w:szCs w:val="24"/>
          </w:rPr>
          <w:id w:val="-19170912"/>
          <w14:checkbox>
            <w14:checked w14:val="0"/>
            <w14:checkedState w14:val="2612" w14:font="MS Gothic"/>
            <w14:uncheckedState w14:val="2610" w14:font="MS Gothic"/>
          </w14:checkbox>
        </w:sdtPr>
        <w:sdtContent>
          <w:r w:rsidR="007B1AEA" w:rsidRPr="00AD638E">
            <w:rPr>
              <w:rFonts w:ascii="Segoe UI Symbol" w:eastAsia="MS Gothic" w:hAnsi="Segoe UI Symbol" w:cs="Segoe UI Symbol"/>
              <w:szCs w:val="24"/>
            </w:rPr>
            <w:t>☐</w:t>
          </w:r>
        </w:sdtContent>
      </w:sdt>
      <w:r w:rsidR="007B1AEA">
        <w:rPr>
          <w:rFonts w:ascii="Arial" w:hAnsi="Arial" w:cs="Arial"/>
          <w:szCs w:val="24"/>
        </w:rPr>
        <w:t xml:space="preserve"> </w:t>
      </w:r>
      <w:r w:rsidR="007B1AEA" w:rsidRPr="00AD638E">
        <w:rPr>
          <w:rFonts w:ascii="Arial" w:hAnsi="Arial" w:cs="Arial"/>
          <w:szCs w:val="24"/>
        </w:rPr>
        <w:t>Model Development</w:t>
      </w:r>
      <w:r w:rsidR="003C4D7D">
        <w:rPr>
          <w:rFonts w:ascii="Arial" w:hAnsi="Arial" w:cs="Arial"/>
          <w:szCs w:val="24"/>
        </w:rPr>
        <w:t xml:space="preserve"> </w:t>
      </w:r>
    </w:p>
    <w:p w14:paraId="750DD61D" w14:textId="0711020B" w:rsidR="007B1AEA" w:rsidRPr="00AD638E" w:rsidRDefault="002C6BA2" w:rsidP="001C54D4">
      <w:pPr>
        <w:spacing w:after="0"/>
        <w:rPr>
          <w:rFonts w:ascii="Arial" w:hAnsi="Arial" w:cs="Arial"/>
          <w:szCs w:val="24"/>
        </w:rPr>
      </w:pPr>
      <w:sdt>
        <w:sdtPr>
          <w:rPr>
            <w:rFonts w:ascii="Arial" w:hAnsi="Arial" w:cs="Arial"/>
            <w:szCs w:val="24"/>
          </w:rPr>
          <w:id w:val="-1989080139"/>
          <w14:checkbox>
            <w14:checked w14:val="0"/>
            <w14:checkedState w14:val="2612" w14:font="MS Gothic"/>
            <w14:uncheckedState w14:val="2610" w14:font="MS Gothic"/>
          </w14:checkbox>
        </w:sdtPr>
        <w:sdtContent>
          <w:r w:rsidR="007B1AEA" w:rsidRPr="00AD638E">
            <w:rPr>
              <w:rFonts w:ascii="Segoe UI Symbol" w:eastAsia="MS Gothic" w:hAnsi="Segoe UI Symbol" w:cs="Segoe UI Symbol"/>
              <w:szCs w:val="24"/>
            </w:rPr>
            <w:t>☐</w:t>
          </w:r>
        </w:sdtContent>
      </w:sdt>
      <w:r w:rsidR="007B1AEA">
        <w:rPr>
          <w:rFonts w:ascii="Arial" w:hAnsi="Arial" w:cs="Arial"/>
          <w:szCs w:val="24"/>
        </w:rPr>
        <w:t xml:space="preserve"> </w:t>
      </w:r>
      <w:r w:rsidR="007B1AEA" w:rsidRPr="00AD638E">
        <w:rPr>
          <w:rFonts w:ascii="Arial" w:hAnsi="Arial" w:cs="Arial"/>
          <w:szCs w:val="24"/>
        </w:rPr>
        <w:t>Software and Data Management</w:t>
      </w:r>
      <w:r w:rsidR="0036679C">
        <w:rPr>
          <w:rFonts w:ascii="Arial" w:hAnsi="Arial" w:cs="Arial"/>
          <w:szCs w:val="24"/>
        </w:rPr>
        <w:t xml:space="preserve"> </w:t>
      </w:r>
      <w:sdt>
        <w:sdtPr>
          <w:rPr>
            <w:rFonts w:ascii="Arial" w:hAnsi="Arial" w:cs="Arial"/>
            <w:szCs w:val="24"/>
          </w:rPr>
          <w:id w:val="480131209"/>
          <w14:checkbox>
            <w14:checked w14:val="0"/>
            <w14:checkedState w14:val="2612" w14:font="MS Gothic"/>
            <w14:uncheckedState w14:val="2610" w14:font="MS Gothic"/>
          </w14:checkbox>
        </w:sdtPr>
        <w:sdtContent>
          <w:r w:rsidR="0036679C">
            <w:rPr>
              <w:rFonts w:ascii="MS Gothic" w:eastAsia="MS Gothic" w:hAnsi="MS Gothic" w:cs="Arial" w:hint="eastAsia"/>
              <w:szCs w:val="24"/>
            </w:rPr>
            <w:t>☐</w:t>
          </w:r>
        </w:sdtContent>
      </w:sdt>
      <w:r w:rsidR="0036679C">
        <w:rPr>
          <w:rFonts w:ascii="Arial" w:hAnsi="Arial" w:cs="Arial"/>
          <w:szCs w:val="24"/>
        </w:rPr>
        <w:t>Remote Sensing</w:t>
      </w:r>
      <w:r w:rsidR="007B1AEA" w:rsidRPr="00AD638E">
        <w:rPr>
          <w:rFonts w:ascii="Arial" w:hAnsi="Arial" w:cs="Arial"/>
          <w:szCs w:val="24"/>
        </w:rPr>
        <w:t xml:space="preserve"> </w:t>
      </w:r>
      <w:sdt>
        <w:sdtPr>
          <w:rPr>
            <w:rFonts w:ascii="Arial" w:hAnsi="Arial" w:cs="Arial"/>
            <w:szCs w:val="24"/>
          </w:rPr>
          <w:id w:val="-1635863141"/>
          <w14:checkbox>
            <w14:checked w14:val="0"/>
            <w14:checkedState w14:val="2612" w14:font="MS Gothic"/>
            <w14:uncheckedState w14:val="2610" w14:font="MS Gothic"/>
          </w14:checkbox>
        </w:sdtPr>
        <w:sdtContent>
          <w:r w:rsidR="007B1AEA" w:rsidRPr="00AD638E">
            <w:rPr>
              <w:rFonts w:ascii="Segoe UI Symbol" w:eastAsia="MS Gothic" w:hAnsi="Segoe UI Symbol" w:cs="Segoe UI Symbol"/>
              <w:szCs w:val="24"/>
            </w:rPr>
            <w:t>☐</w:t>
          </w:r>
        </w:sdtContent>
      </w:sdt>
      <w:r w:rsidR="007B1AEA">
        <w:rPr>
          <w:rFonts w:ascii="Arial" w:hAnsi="Arial" w:cs="Arial"/>
          <w:szCs w:val="24"/>
        </w:rPr>
        <w:t xml:space="preserve"> </w:t>
      </w:r>
      <w:r w:rsidR="007B1AEA" w:rsidRPr="00AD638E">
        <w:rPr>
          <w:rFonts w:ascii="Arial" w:hAnsi="Arial" w:cs="Arial"/>
          <w:szCs w:val="24"/>
        </w:rPr>
        <w:t xml:space="preserve">Technical Assessment </w:t>
      </w:r>
      <w:sdt>
        <w:sdtPr>
          <w:rPr>
            <w:rFonts w:ascii="Arial" w:hAnsi="Arial" w:cs="Arial"/>
            <w:szCs w:val="24"/>
          </w:rPr>
          <w:id w:val="-1888252804"/>
          <w14:checkbox>
            <w14:checked w14:val="0"/>
            <w14:checkedState w14:val="2612" w14:font="MS Gothic"/>
            <w14:uncheckedState w14:val="2610" w14:font="MS Gothic"/>
          </w14:checkbox>
        </w:sdtPr>
        <w:sdtContent>
          <w:r w:rsidR="007B1AEA" w:rsidRPr="00AD638E">
            <w:rPr>
              <w:rFonts w:ascii="Segoe UI Symbol" w:eastAsia="MS Gothic" w:hAnsi="Segoe UI Symbol" w:cs="Segoe UI Symbol"/>
              <w:szCs w:val="24"/>
            </w:rPr>
            <w:t>☐</w:t>
          </w:r>
        </w:sdtContent>
      </w:sdt>
      <w:r w:rsidR="007B1AEA" w:rsidRPr="00AD638E">
        <w:rPr>
          <w:rFonts w:ascii="Arial" w:hAnsi="Arial" w:cs="Arial"/>
          <w:szCs w:val="24"/>
        </w:rPr>
        <w:t xml:space="preserve"> Other</w:t>
      </w:r>
    </w:p>
    <w:p w14:paraId="2EDC0069" w14:textId="77777777" w:rsidR="007B1AEA"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line="144" w:lineRule="auto"/>
        <w:rPr>
          <w:rFonts w:ascii="Arial" w:hAnsi="Arial" w:cs="Arial"/>
          <w:b/>
          <w:sz w:val="28"/>
          <w:szCs w:val="28"/>
        </w:rPr>
      </w:pPr>
    </w:p>
    <w:p w14:paraId="490888F2" w14:textId="2C5FF576" w:rsidR="007B1AEA" w:rsidRPr="00082A5D" w:rsidRDefault="007B1AEA" w:rsidP="004D65C8">
      <w:pPr>
        <w:widowControl w:val="0"/>
        <w:pBdr>
          <w:bottom w:val="single" w:sz="4" w:space="1" w:color="auto"/>
        </w:pBd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line="144" w:lineRule="auto"/>
        <w:jc w:val="right"/>
        <w:rPr>
          <w:rFonts w:ascii="Arial" w:hAnsi="Arial" w:cs="Arial"/>
          <w:b/>
          <w:sz w:val="24"/>
          <w:szCs w:val="24"/>
        </w:rPr>
      </w:pP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p>
    <w:p w14:paraId="677A8CB8" w14:textId="77777777" w:rsidR="007B1AEA" w:rsidRPr="00082A5D"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jc w:val="center"/>
        <w:rPr>
          <w:rFonts w:ascii="Arial" w:hAnsi="Arial" w:cs="Arial"/>
          <w:b/>
          <w:sz w:val="28"/>
          <w:szCs w:val="28"/>
        </w:rPr>
      </w:pPr>
      <w:r w:rsidRPr="00082A5D">
        <w:rPr>
          <w:rFonts w:ascii="Arial" w:hAnsi="Arial" w:cs="Arial"/>
          <w:b/>
          <w:sz w:val="28"/>
          <w:szCs w:val="28"/>
        </w:rPr>
        <w:t>Approvals</w:t>
      </w:r>
    </w:p>
    <w:p w14:paraId="637562C2" w14:textId="77777777" w:rsidR="007B1AEA" w:rsidRPr="0044384E"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line="144" w:lineRule="auto"/>
        <w:jc w:val="center"/>
        <w:rPr>
          <w:rFonts w:ascii="Arial" w:hAnsi="Arial" w:cs="Arial"/>
          <w:b/>
          <w:sz w:val="24"/>
          <w:szCs w:val="24"/>
        </w:rPr>
      </w:pPr>
    </w:p>
    <w:p w14:paraId="295A863E" w14:textId="77777777" w:rsidR="007B1AEA" w:rsidRPr="0044384E"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rPr>
          <w:rFonts w:ascii="Arial" w:hAnsi="Arial" w:cs="Arial"/>
          <w:b/>
          <w:sz w:val="24"/>
          <w:szCs w:val="24"/>
        </w:rPr>
      </w:pPr>
      <w:r w:rsidRPr="0044384E">
        <w:rPr>
          <w:rFonts w:ascii="Arial" w:hAnsi="Arial" w:cs="Arial"/>
          <w:b/>
          <w:sz w:val="24"/>
          <w:szCs w:val="24"/>
        </w:rPr>
        <w:t>Prepared by:</w:t>
      </w:r>
    </w:p>
    <w:p w14:paraId="10DCC33B" w14:textId="0B481898" w:rsidR="007B1AEA" w:rsidRPr="00082A5D" w:rsidRDefault="002C6BA2" w:rsidP="38CA568A">
      <w:pPr>
        <w:widowControl w:val="0"/>
        <w:pBdr>
          <w:bottom w:val="single" w:sz="4" w:space="1" w:color="auto"/>
        </w:pBdr>
        <w:tabs>
          <w:tab w:val="left" w:pos="300"/>
          <w:tab w:val="left" w:pos="3600"/>
          <w:tab w:val="left" w:pos="4380"/>
          <w:tab w:val="left" w:pos="8460"/>
        </w:tabs>
        <w:spacing w:after="0"/>
        <w:rPr>
          <w:rFonts w:ascii="Arial" w:hAnsi="Arial" w:cs="Arial"/>
          <w:sz w:val="24"/>
          <w:szCs w:val="24"/>
        </w:rPr>
      </w:pPr>
      <w:sdt>
        <w:sdtPr>
          <w:rPr>
            <w:rFonts w:ascii="Arial" w:hAnsi="Arial" w:cs="Arial"/>
            <w:sz w:val="24"/>
            <w:szCs w:val="24"/>
          </w:rPr>
          <w:id w:val="932323759"/>
          <w:placeholder>
            <w:docPart w:val="F1691CDA5B904E939C7AEFE49C41F225"/>
          </w:placeholder>
        </w:sdtPr>
        <w:sdtContent>
          <w:r w:rsidR="1E40A638" w:rsidRPr="38CA568A">
            <w:rPr>
              <w:rFonts w:ascii="Arial" w:hAnsi="Arial" w:cs="Arial"/>
              <w:sz w:val="24"/>
              <w:szCs w:val="24"/>
            </w:rPr>
            <w:t>Stephen Shivers</w:t>
          </w:r>
        </w:sdtContent>
      </w:sdt>
    </w:p>
    <w:p w14:paraId="003A6596" w14:textId="77777777" w:rsidR="007B1AEA" w:rsidRPr="00082A5D" w:rsidRDefault="007B1AEA" w:rsidP="001C54D4">
      <w:pPr>
        <w:widowControl w:val="0"/>
        <w:tabs>
          <w:tab w:val="left" w:pos="300"/>
          <w:tab w:val="left" w:pos="3600"/>
          <w:tab w:val="left" w:pos="4380"/>
          <w:tab w:val="left" w:pos="8460"/>
        </w:tabs>
        <w:spacing w:after="0"/>
        <w:rPr>
          <w:rFonts w:ascii="Arial" w:hAnsi="Arial" w:cs="Arial"/>
          <w:sz w:val="24"/>
          <w:szCs w:val="24"/>
        </w:rPr>
      </w:pPr>
      <w:r w:rsidRPr="00082A5D">
        <w:rPr>
          <w:rFonts w:ascii="Arial" w:hAnsi="Arial" w:cs="Arial"/>
          <w:sz w:val="24"/>
          <w:szCs w:val="24"/>
        </w:rPr>
        <w:t xml:space="preserve">     </w:t>
      </w:r>
      <w:r w:rsidRPr="00082A5D">
        <w:rPr>
          <w:rFonts w:ascii="Arial" w:hAnsi="Arial" w:cs="Arial"/>
          <w:sz w:val="24"/>
          <w:szCs w:val="24"/>
        </w:rPr>
        <w:tab/>
      </w:r>
      <w:r w:rsidRPr="00082A5D">
        <w:rPr>
          <w:rFonts w:ascii="Arial" w:hAnsi="Arial" w:cs="Arial"/>
          <w:sz w:val="24"/>
          <w:szCs w:val="24"/>
        </w:rPr>
        <w:tab/>
      </w:r>
      <w:r w:rsidRPr="00082A5D">
        <w:rPr>
          <w:rFonts w:ascii="Arial" w:hAnsi="Arial" w:cs="Arial"/>
          <w:i/>
          <w:sz w:val="24"/>
          <w:szCs w:val="24"/>
        </w:rPr>
        <w:t>Signature</w:t>
      </w:r>
      <w:r w:rsidRPr="00082A5D">
        <w:rPr>
          <w:rFonts w:ascii="Arial" w:hAnsi="Arial" w:cs="Arial"/>
          <w:i/>
          <w:sz w:val="24"/>
          <w:szCs w:val="24"/>
        </w:rPr>
        <w:tab/>
        <w:t>Date</w:t>
      </w:r>
    </w:p>
    <w:p w14:paraId="5B57D2FA" w14:textId="77777777" w:rsidR="007B1AEA" w:rsidRPr="00082A5D"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rPr>
          <w:rFonts w:ascii="Arial" w:hAnsi="Arial" w:cs="Arial"/>
          <w:b/>
          <w:sz w:val="24"/>
          <w:szCs w:val="24"/>
        </w:rPr>
      </w:pPr>
    </w:p>
    <w:p w14:paraId="5345B675" w14:textId="77777777" w:rsidR="007B1AEA" w:rsidRPr="0044384E"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rPr>
          <w:rFonts w:ascii="Arial" w:hAnsi="Arial" w:cs="Arial"/>
          <w:b/>
          <w:sz w:val="24"/>
          <w:szCs w:val="24"/>
        </w:rPr>
      </w:pPr>
      <w:r w:rsidRPr="0044384E">
        <w:rPr>
          <w:rFonts w:ascii="Arial" w:hAnsi="Arial" w:cs="Arial"/>
          <w:b/>
          <w:sz w:val="24"/>
          <w:szCs w:val="24"/>
        </w:rPr>
        <w:t>Branch Chief:</w:t>
      </w:r>
    </w:p>
    <w:p w14:paraId="34759579" w14:textId="62A289F1" w:rsidR="007B1AEA" w:rsidRPr="00082A5D" w:rsidRDefault="002C6BA2" w:rsidP="38CA568A">
      <w:pPr>
        <w:widowControl w:val="0"/>
        <w:pBdr>
          <w:bottom w:val="single" w:sz="4" w:space="1" w:color="auto"/>
        </w:pBdr>
        <w:tabs>
          <w:tab w:val="left" w:pos="300"/>
          <w:tab w:val="left" w:pos="3600"/>
          <w:tab w:val="left" w:pos="4380"/>
          <w:tab w:val="left" w:pos="8460"/>
        </w:tabs>
        <w:spacing w:after="0"/>
        <w:rPr>
          <w:rFonts w:ascii="Arial" w:hAnsi="Arial" w:cs="Arial"/>
          <w:sz w:val="24"/>
          <w:szCs w:val="24"/>
        </w:rPr>
      </w:pPr>
      <w:sdt>
        <w:sdtPr>
          <w:rPr>
            <w:rFonts w:ascii="Arial" w:hAnsi="Arial" w:cs="Arial"/>
            <w:sz w:val="24"/>
            <w:szCs w:val="24"/>
          </w:rPr>
          <w:id w:val="2094501753"/>
          <w:placeholder>
            <w:docPart w:val="40A16B6534654D5EA0F068B1A6EDB76D"/>
          </w:placeholder>
        </w:sdtPr>
        <w:sdtContent>
          <w:r w:rsidR="77B0B48E" w:rsidRPr="38CA568A">
            <w:rPr>
              <w:rFonts w:ascii="Arial" w:hAnsi="Arial" w:cs="Arial"/>
              <w:sz w:val="24"/>
              <w:szCs w:val="24"/>
            </w:rPr>
            <w:t>Betty Kreakie</w:t>
          </w:r>
        </w:sdtContent>
      </w:sdt>
    </w:p>
    <w:p w14:paraId="1DF41D2C" w14:textId="77777777" w:rsidR="007B1AEA" w:rsidRPr="00082A5D" w:rsidRDefault="007B1AEA" w:rsidP="001C54D4">
      <w:pPr>
        <w:widowControl w:val="0"/>
        <w:tabs>
          <w:tab w:val="left" w:pos="300"/>
          <w:tab w:val="left" w:pos="3600"/>
          <w:tab w:val="left" w:pos="4380"/>
          <w:tab w:val="left" w:pos="8460"/>
        </w:tabs>
        <w:spacing w:after="0"/>
        <w:rPr>
          <w:rFonts w:ascii="Arial" w:hAnsi="Arial" w:cs="Arial"/>
          <w:sz w:val="24"/>
          <w:szCs w:val="24"/>
        </w:rPr>
      </w:pPr>
      <w:r w:rsidRPr="00082A5D">
        <w:rPr>
          <w:rFonts w:ascii="Arial" w:hAnsi="Arial" w:cs="Arial"/>
          <w:sz w:val="24"/>
          <w:szCs w:val="24"/>
        </w:rPr>
        <w:t xml:space="preserve">     </w:t>
      </w:r>
      <w:r w:rsidRPr="00082A5D">
        <w:rPr>
          <w:rFonts w:ascii="Arial" w:hAnsi="Arial" w:cs="Arial"/>
          <w:sz w:val="24"/>
          <w:szCs w:val="24"/>
        </w:rPr>
        <w:tab/>
      </w:r>
      <w:r w:rsidRPr="00082A5D">
        <w:rPr>
          <w:rFonts w:ascii="Arial" w:hAnsi="Arial" w:cs="Arial"/>
          <w:sz w:val="24"/>
          <w:szCs w:val="24"/>
        </w:rPr>
        <w:tab/>
      </w:r>
      <w:r w:rsidRPr="00082A5D">
        <w:rPr>
          <w:rFonts w:ascii="Arial" w:hAnsi="Arial" w:cs="Arial"/>
          <w:i/>
          <w:sz w:val="24"/>
          <w:szCs w:val="24"/>
        </w:rPr>
        <w:t>Signature</w:t>
      </w:r>
      <w:r w:rsidRPr="00082A5D">
        <w:rPr>
          <w:rFonts w:ascii="Arial" w:hAnsi="Arial" w:cs="Arial"/>
          <w:i/>
          <w:sz w:val="24"/>
          <w:szCs w:val="24"/>
        </w:rPr>
        <w:tab/>
        <w:t>Date</w:t>
      </w:r>
    </w:p>
    <w:p w14:paraId="390FEF23" w14:textId="77777777" w:rsidR="007B1AEA" w:rsidRPr="00082A5D" w:rsidRDefault="007B1AEA" w:rsidP="001C54D4">
      <w:pPr>
        <w:widowControl w:val="0"/>
        <w:tabs>
          <w:tab w:val="left" w:pos="300"/>
          <w:tab w:val="left" w:pos="3600"/>
          <w:tab w:val="left" w:pos="4380"/>
          <w:tab w:val="left" w:pos="8460"/>
        </w:tabs>
        <w:spacing w:after="0"/>
        <w:rPr>
          <w:rFonts w:ascii="Arial" w:hAnsi="Arial" w:cs="Arial"/>
          <w:b/>
          <w:sz w:val="24"/>
          <w:szCs w:val="24"/>
        </w:rPr>
      </w:pPr>
    </w:p>
    <w:p w14:paraId="3355D680" w14:textId="77777777" w:rsidR="007B1AEA" w:rsidRPr="0044384E"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rPr>
          <w:rFonts w:ascii="Arial" w:hAnsi="Arial" w:cs="Arial"/>
          <w:b/>
          <w:sz w:val="24"/>
          <w:szCs w:val="24"/>
        </w:rPr>
      </w:pPr>
      <w:r w:rsidRPr="38CA568A">
        <w:rPr>
          <w:rFonts w:ascii="Arial" w:hAnsi="Arial" w:cs="Arial"/>
          <w:b/>
          <w:bCs/>
          <w:sz w:val="24"/>
          <w:szCs w:val="24"/>
        </w:rPr>
        <w:t>QA Manager:</w:t>
      </w:r>
    </w:p>
    <w:sdt>
      <w:sdtPr>
        <w:rPr>
          <w:rFonts w:ascii="Arial" w:hAnsi="Arial" w:cs="Arial"/>
          <w:sz w:val="24"/>
          <w:szCs w:val="24"/>
        </w:rPr>
        <w:id w:val="591198976"/>
        <w:placeholder>
          <w:docPart w:val="5BC779690C184526BBCDF803CB84F035"/>
        </w:placeholder>
        <w:showingPlcHdr/>
      </w:sdtPr>
      <w:sdtContent>
        <w:p w14:paraId="4E9A730F" w14:textId="7DCF5412" w:rsidR="004D65C8" w:rsidRDefault="2EA38431" w:rsidP="38CA568A">
          <w:pPr>
            <w:tabs>
              <w:tab w:val="left" w:pos="300"/>
              <w:tab w:val="left" w:pos="3600"/>
              <w:tab w:val="left" w:pos="4380"/>
              <w:tab w:val="left" w:pos="8460"/>
            </w:tabs>
            <w:rPr>
              <w:rFonts w:ascii="Arial" w:hAnsi="Arial" w:cs="Arial"/>
              <w:sz w:val="24"/>
              <w:szCs w:val="24"/>
            </w:rPr>
          </w:pPr>
          <w:r w:rsidRPr="38CA568A">
            <w:rPr>
              <w:rFonts w:ascii="Arial" w:hAnsi="Arial" w:cs="Arial"/>
              <w:sz w:val="24"/>
              <w:szCs w:val="24"/>
            </w:rPr>
            <w:t>Joseph Livolsi</w:t>
          </w:r>
        </w:p>
      </w:sdtContent>
    </w:sdt>
    <w:p w14:paraId="0CDA1A18" w14:textId="77777777" w:rsidR="007B1AEA" w:rsidRDefault="007B1AEA" w:rsidP="001C54D4">
      <w:r w:rsidRPr="00082A5D">
        <w:rPr>
          <w:rFonts w:ascii="Arial" w:hAnsi="Arial" w:cs="Arial"/>
          <w:sz w:val="24"/>
          <w:szCs w:val="24"/>
        </w:rPr>
        <w:t xml:space="preserve">     </w:t>
      </w:r>
      <w:r w:rsidRPr="00082A5D">
        <w:rPr>
          <w:rFonts w:ascii="Arial" w:hAnsi="Arial" w:cs="Arial"/>
          <w:sz w:val="24"/>
          <w:szCs w:val="24"/>
        </w:rPr>
        <w:tab/>
      </w:r>
      <w:r w:rsidRPr="00082A5D">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i/>
          <w:sz w:val="24"/>
          <w:szCs w:val="24"/>
        </w:rPr>
        <w:t>Signature</w:t>
      </w:r>
      <w:r>
        <w:rPr>
          <w:rFonts w:ascii="Arial" w:hAnsi="Arial" w:cs="Arial"/>
          <w:i/>
          <w:sz w:val="24"/>
          <w:szCs w:val="24"/>
        </w:rPr>
        <w:tab/>
      </w:r>
      <w:r>
        <w:rPr>
          <w:rFonts w:ascii="Arial" w:hAnsi="Arial" w:cs="Arial"/>
          <w:i/>
          <w:sz w:val="24"/>
          <w:szCs w:val="24"/>
        </w:rPr>
        <w:tab/>
      </w:r>
      <w:r>
        <w:rPr>
          <w:rFonts w:ascii="Arial" w:hAnsi="Arial" w:cs="Arial"/>
          <w:i/>
          <w:sz w:val="24"/>
          <w:szCs w:val="24"/>
        </w:rPr>
        <w:tab/>
      </w:r>
      <w:r>
        <w:rPr>
          <w:rFonts w:ascii="Arial" w:hAnsi="Arial" w:cs="Arial"/>
          <w:i/>
          <w:sz w:val="24"/>
          <w:szCs w:val="24"/>
        </w:rPr>
        <w:tab/>
        <w:t xml:space="preserve">       Date</w:t>
      </w:r>
    </w:p>
    <w:p w14:paraId="051302D2" w14:textId="0076BA64" w:rsidR="00453633" w:rsidRDefault="00453633" w:rsidP="00A220BE">
      <w:pPr>
        <w:jc w:val="center"/>
        <w:rPr>
          <w:rFonts w:ascii="Times New Roman" w:hAnsi="Times New Roman" w:cs="Times New Roman"/>
          <w:sz w:val="24"/>
          <w:szCs w:val="24"/>
        </w:rPr>
        <w:sectPr w:rsidR="00453633" w:rsidSect="00AE6947">
          <w:headerReference w:type="even" r:id="rId13"/>
          <w:headerReference w:type="default" r:id="rId14"/>
          <w:footerReference w:type="even" r:id="rId15"/>
          <w:footerReference w:type="default" r:id="rId16"/>
          <w:headerReference w:type="first" r:id="rId17"/>
          <w:footerReference w:type="first" r:id="rId18"/>
          <w:pgSz w:w="12240" w:h="15840"/>
          <w:pgMar w:top="1008" w:right="1440" w:bottom="1008" w:left="1440" w:header="720" w:footer="720" w:gutter="0"/>
          <w:cols w:space="720"/>
          <w:titlePg/>
          <w:docGrid w:linePitch="360"/>
        </w:sectPr>
      </w:pPr>
    </w:p>
    <w:p w14:paraId="67729526" w14:textId="55A1F6AA" w:rsidR="000F4E4B" w:rsidRDefault="000F4E4B" w:rsidP="01C8DF50">
      <w:pPr>
        <w:pStyle w:val="TOCHeading"/>
        <w:rPr>
          <w:rFonts w:asciiTheme="minorHAnsi" w:hAnsiTheme="minorHAnsi" w:cs="Times New Roman"/>
          <w:sz w:val="28"/>
          <w:szCs w:val="28"/>
        </w:rPr>
      </w:pPr>
    </w:p>
    <w:p w14:paraId="2C636064" w14:textId="775646FA" w:rsidR="00B83273" w:rsidRPr="007D7C85" w:rsidRDefault="00B83273" w:rsidP="00CE7A71">
      <w:pPr>
        <w:pStyle w:val="Heading2"/>
        <w:spacing w:after="120"/>
      </w:pPr>
      <w:bookmarkStart w:id="11" w:name="_Toc531072405"/>
      <w:r w:rsidRPr="007D7C85">
        <w:t>A2. Table of Contents</w:t>
      </w:r>
      <w:bookmarkEnd w:id="11"/>
    </w:p>
    <w:sdt>
      <w:sdtPr>
        <w:rPr>
          <w:rFonts w:asciiTheme="minorHAnsi" w:hAnsiTheme="minorHAnsi"/>
          <w:b/>
          <w:bCs/>
          <w:sz w:val="22"/>
        </w:rPr>
        <w:id w:val="-143971229"/>
        <w:docPartObj>
          <w:docPartGallery w:val="Table of Contents"/>
          <w:docPartUnique/>
        </w:docPartObj>
      </w:sdtPr>
      <w:sdtEndPr>
        <w:rPr>
          <w:rFonts w:ascii="Verdana" w:hAnsi="Verdana"/>
          <w:b w:val="0"/>
          <w:bCs w:val="0"/>
          <w:noProof/>
          <w:sz w:val="20"/>
        </w:rPr>
      </w:sdtEndPr>
      <w:sdtContent>
        <w:p w14:paraId="3246DD6E" w14:textId="6887AE02" w:rsidR="00CE7A71" w:rsidRDefault="003B39B0">
          <w:pPr>
            <w:pStyle w:val="TOC1"/>
            <w:tabs>
              <w:tab w:val="right" w:leader="dot" w:pos="9350"/>
            </w:tabs>
            <w:rPr>
              <w:rFonts w:asciiTheme="minorHAnsi" w:eastAsiaTheme="minorEastAsia" w:hAnsiTheme="minorHAnsi"/>
              <w:noProof/>
              <w:sz w:val="22"/>
            </w:rPr>
          </w:pPr>
          <w:r>
            <w:rPr>
              <w:color w:val="000000" w:themeColor="text1"/>
            </w:rPr>
            <w:fldChar w:fldCharType="begin"/>
          </w:r>
          <w:r>
            <w:instrText xml:space="preserve"> TOC \o "1-3" \h \z \u </w:instrText>
          </w:r>
          <w:r>
            <w:rPr>
              <w:color w:val="000000" w:themeColor="text1"/>
            </w:rPr>
            <w:fldChar w:fldCharType="separate"/>
          </w:r>
          <w:hyperlink w:anchor="_Toc531072403" w:history="1">
            <w:r w:rsidR="00CE7A71" w:rsidRPr="00C96959">
              <w:rPr>
                <w:rStyle w:val="Hyperlink"/>
                <w:noProof/>
              </w:rPr>
              <w:t>A. Project Management</w:t>
            </w:r>
            <w:r w:rsidR="00CE7A71">
              <w:rPr>
                <w:noProof/>
                <w:webHidden/>
              </w:rPr>
              <w:tab/>
            </w:r>
            <w:r w:rsidR="00CE7A71">
              <w:rPr>
                <w:noProof/>
                <w:webHidden/>
              </w:rPr>
              <w:fldChar w:fldCharType="begin"/>
            </w:r>
            <w:r w:rsidR="00CE7A71">
              <w:rPr>
                <w:noProof/>
                <w:webHidden/>
              </w:rPr>
              <w:instrText xml:space="preserve"> PAGEREF _Toc531072403 \h </w:instrText>
            </w:r>
            <w:r w:rsidR="00CE7A71">
              <w:rPr>
                <w:noProof/>
                <w:webHidden/>
              </w:rPr>
            </w:r>
            <w:r w:rsidR="00CE7A71">
              <w:rPr>
                <w:noProof/>
                <w:webHidden/>
              </w:rPr>
              <w:fldChar w:fldCharType="separate"/>
            </w:r>
            <w:r w:rsidR="00CE7A71">
              <w:rPr>
                <w:noProof/>
                <w:webHidden/>
              </w:rPr>
              <w:t>1</w:t>
            </w:r>
            <w:r w:rsidR="00CE7A71">
              <w:rPr>
                <w:noProof/>
                <w:webHidden/>
              </w:rPr>
              <w:fldChar w:fldCharType="end"/>
            </w:r>
          </w:hyperlink>
        </w:p>
        <w:p w14:paraId="63A98FBD" w14:textId="5A6EEBD9" w:rsidR="00CE7A71" w:rsidRDefault="002C6BA2">
          <w:pPr>
            <w:pStyle w:val="TOC2"/>
            <w:tabs>
              <w:tab w:val="right" w:leader="dot" w:pos="9350"/>
            </w:tabs>
            <w:rPr>
              <w:rFonts w:asciiTheme="minorHAnsi" w:eastAsiaTheme="minorEastAsia" w:hAnsiTheme="minorHAnsi"/>
              <w:noProof/>
              <w:color w:val="auto"/>
              <w:sz w:val="22"/>
            </w:rPr>
          </w:pPr>
          <w:hyperlink w:anchor="_Toc531072404" w:history="1">
            <w:r w:rsidR="00CE7A71" w:rsidRPr="00C96959">
              <w:rPr>
                <w:rStyle w:val="Hyperlink"/>
                <w:noProof/>
              </w:rPr>
              <w:t>A1. Title and Approval Sheet</w:t>
            </w:r>
            <w:r w:rsidR="00CE7A71">
              <w:rPr>
                <w:noProof/>
                <w:webHidden/>
              </w:rPr>
              <w:tab/>
            </w:r>
            <w:r w:rsidR="00CE7A71">
              <w:rPr>
                <w:noProof/>
                <w:webHidden/>
              </w:rPr>
              <w:fldChar w:fldCharType="begin"/>
            </w:r>
            <w:r w:rsidR="00CE7A71">
              <w:rPr>
                <w:noProof/>
                <w:webHidden/>
              </w:rPr>
              <w:instrText xml:space="preserve"> PAGEREF _Toc531072404 \h </w:instrText>
            </w:r>
            <w:r w:rsidR="00CE7A71">
              <w:rPr>
                <w:noProof/>
                <w:webHidden/>
              </w:rPr>
            </w:r>
            <w:r w:rsidR="00CE7A71">
              <w:rPr>
                <w:noProof/>
                <w:webHidden/>
              </w:rPr>
              <w:fldChar w:fldCharType="separate"/>
            </w:r>
            <w:r w:rsidR="00CE7A71">
              <w:rPr>
                <w:noProof/>
                <w:webHidden/>
              </w:rPr>
              <w:t>1</w:t>
            </w:r>
            <w:r w:rsidR="00CE7A71">
              <w:rPr>
                <w:noProof/>
                <w:webHidden/>
              </w:rPr>
              <w:fldChar w:fldCharType="end"/>
            </w:r>
          </w:hyperlink>
        </w:p>
        <w:p w14:paraId="7AFC2A23" w14:textId="7C5886C0" w:rsidR="00CE7A71" w:rsidRDefault="002C6BA2">
          <w:pPr>
            <w:pStyle w:val="TOC2"/>
            <w:tabs>
              <w:tab w:val="right" w:leader="dot" w:pos="9350"/>
            </w:tabs>
            <w:rPr>
              <w:rFonts w:asciiTheme="minorHAnsi" w:eastAsiaTheme="minorEastAsia" w:hAnsiTheme="minorHAnsi"/>
              <w:noProof/>
              <w:color w:val="auto"/>
              <w:sz w:val="22"/>
            </w:rPr>
          </w:pPr>
          <w:hyperlink w:anchor="_Toc531072405" w:history="1">
            <w:r w:rsidR="00CE7A71" w:rsidRPr="00C96959">
              <w:rPr>
                <w:rStyle w:val="Hyperlink"/>
                <w:noProof/>
              </w:rPr>
              <w:t>A2. Table of Contents</w:t>
            </w:r>
            <w:r w:rsidR="00CE7A71">
              <w:rPr>
                <w:noProof/>
                <w:webHidden/>
              </w:rPr>
              <w:tab/>
            </w:r>
            <w:r w:rsidR="00CE7A71">
              <w:rPr>
                <w:noProof/>
                <w:webHidden/>
              </w:rPr>
              <w:fldChar w:fldCharType="begin"/>
            </w:r>
            <w:r w:rsidR="00CE7A71">
              <w:rPr>
                <w:noProof/>
                <w:webHidden/>
              </w:rPr>
              <w:instrText xml:space="preserve"> PAGEREF _Toc531072405 \h </w:instrText>
            </w:r>
            <w:r w:rsidR="00CE7A71">
              <w:rPr>
                <w:noProof/>
                <w:webHidden/>
              </w:rPr>
            </w:r>
            <w:r w:rsidR="00CE7A71">
              <w:rPr>
                <w:noProof/>
                <w:webHidden/>
              </w:rPr>
              <w:fldChar w:fldCharType="separate"/>
            </w:r>
            <w:r w:rsidR="00CE7A71">
              <w:rPr>
                <w:noProof/>
                <w:webHidden/>
              </w:rPr>
              <w:t>2</w:t>
            </w:r>
            <w:r w:rsidR="00CE7A71">
              <w:rPr>
                <w:noProof/>
                <w:webHidden/>
              </w:rPr>
              <w:fldChar w:fldCharType="end"/>
            </w:r>
          </w:hyperlink>
        </w:p>
        <w:p w14:paraId="36E970CF" w14:textId="148B38BB" w:rsidR="00CE7A71" w:rsidRDefault="002C6BA2">
          <w:pPr>
            <w:pStyle w:val="TOC2"/>
            <w:tabs>
              <w:tab w:val="right" w:leader="dot" w:pos="9350"/>
            </w:tabs>
            <w:rPr>
              <w:rFonts w:asciiTheme="minorHAnsi" w:eastAsiaTheme="minorEastAsia" w:hAnsiTheme="minorHAnsi"/>
              <w:noProof/>
              <w:color w:val="auto"/>
              <w:sz w:val="22"/>
            </w:rPr>
          </w:pPr>
          <w:hyperlink w:anchor="_Toc531072406" w:history="1">
            <w:r w:rsidR="00CE7A71" w:rsidRPr="00C96959">
              <w:rPr>
                <w:rStyle w:val="Hyperlink"/>
                <w:noProof/>
              </w:rPr>
              <w:t>A3. Distribution List</w:t>
            </w:r>
            <w:r w:rsidR="00CE7A71">
              <w:rPr>
                <w:noProof/>
                <w:webHidden/>
              </w:rPr>
              <w:tab/>
            </w:r>
            <w:r w:rsidR="00CE7A71">
              <w:rPr>
                <w:noProof/>
                <w:webHidden/>
              </w:rPr>
              <w:fldChar w:fldCharType="begin"/>
            </w:r>
            <w:r w:rsidR="00CE7A71">
              <w:rPr>
                <w:noProof/>
                <w:webHidden/>
              </w:rPr>
              <w:instrText xml:space="preserve"> PAGEREF _Toc531072406 \h </w:instrText>
            </w:r>
            <w:r w:rsidR="00CE7A71">
              <w:rPr>
                <w:noProof/>
                <w:webHidden/>
              </w:rPr>
            </w:r>
            <w:r w:rsidR="00CE7A71">
              <w:rPr>
                <w:noProof/>
                <w:webHidden/>
              </w:rPr>
              <w:fldChar w:fldCharType="separate"/>
            </w:r>
            <w:r w:rsidR="00CE7A71">
              <w:rPr>
                <w:noProof/>
                <w:webHidden/>
              </w:rPr>
              <w:t>4</w:t>
            </w:r>
            <w:r w:rsidR="00CE7A71">
              <w:rPr>
                <w:noProof/>
                <w:webHidden/>
              </w:rPr>
              <w:fldChar w:fldCharType="end"/>
            </w:r>
          </w:hyperlink>
        </w:p>
        <w:p w14:paraId="349984D9" w14:textId="124D1680" w:rsidR="00CE7A71" w:rsidRDefault="002C6BA2">
          <w:pPr>
            <w:pStyle w:val="TOC2"/>
            <w:tabs>
              <w:tab w:val="right" w:leader="dot" w:pos="9350"/>
            </w:tabs>
            <w:rPr>
              <w:rFonts w:asciiTheme="minorHAnsi" w:eastAsiaTheme="minorEastAsia" w:hAnsiTheme="minorHAnsi"/>
              <w:noProof/>
              <w:color w:val="auto"/>
              <w:sz w:val="22"/>
            </w:rPr>
          </w:pPr>
          <w:hyperlink w:anchor="_Toc531072407" w:history="1">
            <w:r w:rsidR="00CE7A71" w:rsidRPr="00C96959">
              <w:rPr>
                <w:rStyle w:val="Hyperlink"/>
                <w:rFonts w:eastAsia="Calibri"/>
                <w:noProof/>
              </w:rPr>
              <w:t>A4. Project Organization</w:t>
            </w:r>
            <w:r w:rsidR="00CE7A71">
              <w:rPr>
                <w:noProof/>
                <w:webHidden/>
              </w:rPr>
              <w:tab/>
            </w:r>
            <w:r w:rsidR="00CE7A71">
              <w:rPr>
                <w:noProof/>
                <w:webHidden/>
              </w:rPr>
              <w:fldChar w:fldCharType="begin"/>
            </w:r>
            <w:r w:rsidR="00CE7A71">
              <w:rPr>
                <w:noProof/>
                <w:webHidden/>
              </w:rPr>
              <w:instrText xml:space="preserve"> PAGEREF _Toc531072407 \h </w:instrText>
            </w:r>
            <w:r w:rsidR="00CE7A71">
              <w:rPr>
                <w:noProof/>
                <w:webHidden/>
              </w:rPr>
            </w:r>
            <w:r w:rsidR="00CE7A71">
              <w:rPr>
                <w:noProof/>
                <w:webHidden/>
              </w:rPr>
              <w:fldChar w:fldCharType="separate"/>
            </w:r>
            <w:r w:rsidR="00CE7A71">
              <w:rPr>
                <w:noProof/>
                <w:webHidden/>
              </w:rPr>
              <w:t>4</w:t>
            </w:r>
            <w:r w:rsidR="00CE7A71">
              <w:rPr>
                <w:noProof/>
                <w:webHidden/>
              </w:rPr>
              <w:fldChar w:fldCharType="end"/>
            </w:r>
          </w:hyperlink>
        </w:p>
        <w:p w14:paraId="008A55E6" w14:textId="5390CCC1" w:rsidR="00CE7A71" w:rsidRDefault="002C6BA2">
          <w:pPr>
            <w:pStyle w:val="TOC2"/>
            <w:tabs>
              <w:tab w:val="right" w:leader="dot" w:pos="9350"/>
            </w:tabs>
            <w:rPr>
              <w:rFonts w:asciiTheme="minorHAnsi" w:eastAsiaTheme="minorEastAsia" w:hAnsiTheme="minorHAnsi"/>
              <w:noProof/>
              <w:color w:val="auto"/>
              <w:sz w:val="22"/>
            </w:rPr>
          </w:pPr>
          <w:hyperlink w:anchor="_Toc531072408" w:history="1">
            <w:r w:rsidR="00CE7A71" w:rsidRPr="00C96959">
              <w:rPr>
                <w:rStyle w:val="Hyperlink"/>
                <w:rFonts w:eastAsia="Calibri"/>
                <w:noProof/>
              </w:rPr>
              <w:t>A5. Problem Definition and Background</w:t>
            </w:r>
            <w:r w:rsidR="00CE7A71">
              <w:rPr>
                <w:noProof/>
                <w:webHidden/>
              </w:rPr>
              <w:tab/>
            </w:r>
            <w:r w:rsidR="00CE7A71">
              <w:rPr>
                <w:noProof/>
                <w:webHidden/>
              </w:rPr>
              <w:fldChar w:fldCharType="begin"/>
            </w:r>
            <w:r w:rsidR="00CE7A71">
              <w:rPr>
                <w:noProof/>
                <w:webHidden/>
              </w:rPr>
              <w:instrText xml:space="preserve"> PAGEREF _Toc531072408 \h </w:instrText>
            </w:r>
            <w:r w:rsidR="00CE7A71">
              <w:rPr>
                <w:noProof/>
                <w:webHidden/>
              </w:rPr>
            </w:r>
            <w:r w:rsidR="00CE7A71">
              <w:rPr>
                <w:noProof/>
                <w:webHidden/>
              </w:rPr>
              <w:fldChar w:fldCharType="separate"/>
            </w:r>
            <w:r w:rsidR="00CE7A71">
              <w:rPr>
                <w:noProof/>
                <w:webHidden/>
              </w:rPr>
              <w:t>4</w:t>
            </w:r>
            <w:r w:rsidR="00CE7A71">
              <w:rPr>
                <w:noProof/>
                <w:webHidden/>
              </w:rPr>
              <w:fldChar w:fldCharType="end"/>
            </w:r>
          </w:hyperlink>
        </w:p>
        <w:p w14:paraId="560DFC98" w14:textId="2DD564F9" w:rsidR="00CE7A71" w:rsidRDefault="002C6BA2">
          <w:pPr>
            <w:pStyle w:val="TOC2"/>
            <w:tabs>
              <w:tab w:val="right" w:leader="dot" w:pos="9350"/>
            </w:tabs>
            <w:rPr>
              <w:rFonts w:asciiTheme="minorHAnsi" w:eastAsiaTheme="minorEastAsia" w:hAnsiTheme="minorHAnsi"/>
              <w:noProof/>
              <w:color w:val="auto"/>
              <w:sz w:val="22"/>
            </w:rPr>
          </w:pPr>
          <w:hyperlink w:anchor="_Toc531072409" w:history="1">
            <w:r w:rsidR="00CE7A71" w:rsidRPr="00C96959">
              <w:rPr>
                <w:rStyle w:val="Hyperlink"/>
                <w:rFonts w:eastAsia="Calibri"/>
                <w:noProof/>
              </w:rPr>
              <w:t>A6. Project/Task Description</w:t>
            </w:r>
            <w:r w:rsidR="00CE7A71">
              <w:rPr>
                <w:noProof/>
                <w:webHidden/>
              </w:rPr>
              <w:tab/>
            </w:r>
            <w:r w:rsidR="00CE7A71">
              <w:rPr>
                <w:noProof/>
                <w:webHidden/>
              </w:rPr>
              <w:fldChar w:fldCharType="begin"/>
            </w:r>
            <w:r w:rsidR="00CE7A71">
              <w:rPr>
                <w:noProof/>
                <w:webHidden/>
              </w:rPr>
              <w:instrText xml:space="preserve"> PAGEREF _Toc531072409 \h </w:instrText>
            </w:r>
            <w:r w:rsidR="00CE7A71">
              <w:rPr>
                <w:noProof/>
                <w:webHidden/>
              </w:rPr>
            </w:r>
            <w:r w:rsidR="00CE7A71">
              <w:rPr>
                <w:noProof/>
                <w:webHidden/>
              </w:rPr>
              <w:fldChar w:fldCharType="separate"/>
            </w:r>
            <w:r w:rsidR="00CE7A71">
              <w:rPr>
                <w:noProof/>
                <w:webHidden/>
              </w:rPr>
              <w:t>5</w:t>
            </w:r>
            <w:r w:rsidR="00CE7A71">
              <w:rPr>
                <w:noProof/>
                <w:webHidden/>
              </w:rPr>
              <w:fldChar w:fldCharType="end"/>
            </w:r>
          </w:hyperlink>
        </w:p>
        <w:p w14:paraId="71A03B38" w14:textId="471A6336" w:rsidR="00CE7A71" w:rsidRDefault="002C6BA2">
          <w:pPr>
            <w:pStyle w:val="TOC2"/>
            <w:tabs>
              <w:tab w:val="right" w:leader="dot" w:pos="9350"/>
            </w:tabs>
            <w:rPr>
              <w:rFonts w:asciiTheme="minorHAnsi" w:eastAsiaTheme="minorEastAsia" w:hAnsiTheme="minorHAnsi"/>
              <w:noProof/>
              <w:color w:val="auto"/>
              <w:sz w:val="22"/>
            </w:rPr>
          </w:pPr>
          <w:hyperlink w:anchor="_Toc531072410" w:history="1">
            <w:r w:rsidR="00CE7A71" w:rsidRPr="00C96959">
              <w:rPr>
                <w:rStyle w:val="Hyperlink"/>
                <w:rFonts w:eastAsia="Calibri"/>
                <w:noProof/>
              </w:rPr>
              <w:t>A7. Quality Objectives and Criteria for Measurement Data</w:t>
            </w:r>
            <w:r w:rsidR="00CE7A71">
              <w:rPr>
                <w:noProof/>
                <w:webHidden/>
              </w:rPr>
              <w:tab/>
            </w:r>
            <w:r w:rsidR="00CE7A71">
              <w:rPr>
                <w:noProof/>
                <w:webHidden/>
              </w:rPr>
              <w:fldChar w:fldCharType="begin"/>
            </w:r>
            <w:r w:rsidR="00CE7A71">
              <w:rPr>
                <w:noProof/>
                <w:webHidden/>
              </w:rPr>
              <w:instrText xml:space="preserve"> PAGEREF _Toc531072410 \h </w:instrText>
            </w:r>
            <w:r w:rsidR="00CE7A71">
              <w:rPr>
                <w:noProof/>
                <w:webHidden/>
              </w:rPr>
            </w:r>
            <w:r w:rsidR="00CE7A71">
              <w:rPr>
                <w:noProof/>
                <w:webHidden/>
              </w:rPr>
              <w:fldChar w:fldCharType="separate"/>
            </w:r>
            <w:r w:rsidR="00CE7A71">
              <w:rPr>
                <w:noProof/>
                <w:webHidden/>
              </w:rPr>
              <w:t>6</w:t>
            </w:r>
            <w:r w:rsidR="00CE7A71">
              <w:rPr>
                <w:noProof/>
                <w:webHidden/>
              </w:rPr>
              <w:fldChar w:fldCharType="end"/>
            </w:r>
          </w:hyperlink>
        </w:p>
        <w:p w14:paraId="2B0CBD25" w14:textId="5FE1AFD1" w:rsidR="00CE7A71" w:rsidRDefault="002C6BA2">
          <w:pPr>
            <w:pStyle w:val="TOC2"/>
            <w:tabs>
              <w:tab w:val="right" w:leader="dot" w:pos="9350"/>
            </w:tabs>
            <w:rPr>
              <w:rFonts w:asciiTheme="minorHAnsi" w:eastAsiaTheme="minorEastAsia" w:hAnsiTheme="minorHAnsi"/>
              <w:noProof/>
              <w:color w:val="auto"/>
              <w:sz w:val="22"/>
            </w:rPr>
          </w:pPr>
          <w:hyperlink w:anchor="_Toc531072411" w:history="1">
            <w:r w:rsidR="00CE7A71" w:rsidRPr="00C96959">
              <w:rPr>
                <w:rStyle w:val="Hyperlink"/>
                <w:rFonts w:eastAsia="Calibri"/>
                <w:noProof/>
              </w:rPr>
              <w:t>A8. Special Training/Certifications</w:t>
            </w:r>
            <w:r w:rsidR="00CE7A71">
              <w:rPr>
                <w:noProof/>
                <w:webHidden/>
              </w:rPr>
              <w:tab/>
            </w:r>
            <w:r w:rsidR="00CE7A71">
              <w:rPr>
                <w:noProof/>
                <w:webHidden/>
              </w:rPr>
              <w:fldChar w:fldCharType="begin"/>
            </w:r>
            <w:r w:rsidR="00CE7A71">
              <w:rPr>
                <w:noProof/>
                <w:webHidden/>
              </w:rPr>
              <w:instrText xml:space="preserve"> PAGEREF _Toc531072411 \h </w:instrText>
            </w:r>
            <w:r w:rsidR="00CE7A71">
              <w:rPr>
                <w:noProof/>
                <w:webHidden/>
              </w:rPr>
            </w:r>
            <w:r w:rsidR="00CE7A71">
              <w:rPr>
                <w:noProof/>
                <w:webHidden/>
              </w:rPr>
              <w:fldChar w:fldCharType="separate"/>
            </w:r>
            <w:r w:rsidR="00CE7A71">
              <w:rPr>
                <w:noProof/>
                <w:webHidden/>
              </w:rPr>
              <w:t>6</w:t>
            </w:r>
            <w:r w:rsidR="00CE7A71">
              <w:rPr>
                <w:noProof/>
                <w:webHidden/>
              </w:rPr>
              <w:fldChar w:fldCharType="end"/>
            </w:r>
          </w:hyperlink>
        </w:p>
        <w:p w14:paraId="22C0FA34" w14:textId="479741EB" w:rsidR="00CE7A71" w:rsidRDefault="002C6BA2">
          <w:pPr>
            <w:pStyle w:val="TOC2"/>
            <w:tabs>
              <w:tab w:val="right" w:leader="dot" w:pos="9350"/>
            </w:tabs>
            <w:rPr>
              <w:rFonts w:asciiTheme="minorHAnsi" w:eastAsiaTheme="minorEastAsia" w:hAnsiTheme="minorHAnsi"/>
              <w:noProof/>
              <w:color w:val="auto"/>
              <w:sz w:val="22"/>
            </w:rPr>
          </w:pPr>
          <w:hyperlink w:anchor="_Toc531072412" w:history="1">
            <w:r w:rsidR="00CE7A71" w:rsidRPr="00C96959">
              <w:rPr>
                <w:rStyle w:val="Hyperlink"/>
                <w:rFonts w:eastAsia="Calibri"/>
                <w:noProof/>
              </w:rPr>
              <w:t>A9. Documents and Records</w:t>
            </w:r>
            <w:r w:rsidR="00CE7A71">
              <w:rPr>
                <w:noProof/>
                <w:webHidden/>
              </w:rPr>
              <w:tab/>
            </w:r>
            <w:r w:rsidR="00CE7A71">
              <w:rPr>
                <w:noProof/>
                <w:webHidden/>
              </w:rPr>
              <w:fldChar w:fldCharType="begin"/>
            </w:r>
            <w:r w:rsidR="00CE7A71">
              <w:rPr>
                <w:noProof/>
                <w:webHidden/>
              </w:rPr>
              <w:instrText xml:space="preserve"> PAGEREF _Toc531072412 \h </w:instrText>
            </w:r>
            <w:r w:rsidR="00CE7A71">
              <w:rPr>
                <w:noProof/>
                <w:webHidden/>
              </w:rPr>
            </w:r>
            <w:r w:rsidR="00CE7A71">
              <w:rPr>
                <w:noProof/>
                <w:webHidden/>
              </w:rPr>
              <w:fldChar w:fldCharType="separate"/>
            </w:r>
            <w:r w:rsidR="00CE7A71">
              <w:rPr>
                <w:noProof/>
                <w:webHidden/>
              </w:rPr>
              <w:t>7</w:t>
            </w:r>
            <w:r w:rsidR="00CE7A71">
              <w:rPr>
                <w:noProof/>
                <w:webHidden/>
              </w:rPr>
              <w:fldChar w:fldCharType="end"/>
            </w:r>
          </w:hyperlink>
        </w:p>
        <w:p w14:paraId="604B547C" w14:textId="191615F3" w:rsidR="00CE7A71" w:rsidRDefault="002C6BA2">
          <w:pPr>
            <w:pStyle w:val="TOC1"/>
            <w:tabs>
              <w:tab w:val="right" w:leader="dot" w:pos="9350"/>
            </w:tabs>
            <w:rPr>
              <w:rFonts w:asciiTheme="minorHAnsi" w:eastAsiaTheme="minorEastAsia" w:hAnsiTheme="minorHAnsi"/>
              <w:noProof/>
              <w:sz w:val="22"/>
            </w:rPr>
          </w:pPr>
          <w:hyperlink w:anchor="_Toc531072413" w:history="1">
            <w:r w:rsidR="00CE7A71" w:rsidRPr="00C96959">
              <w:rPr>
                <w:rStyle w:val="Hyperlink"/>
                <w:noProof/>
              </w:rPr>
              <w:t>B. DATA GENERATION AND ACQUISITION</w:t>
            </w:r>
            <w:r w:rsidR="00CE7A71">
              <w:rPr>
                <w:noProof/>
                <w:webHidden/>
              </w:rPr>
              <w:tab/>
            </w:r>
            <w:r w:rsidR="00CE7A71">
              <w:rPr>
                <w:noProof/>
                <w:webHidden/>
              </w:rPr>
              <w:fldChar w:fldCharType="begin"/>
            </w:r>
            <w:r w:rsidR="00CE7A71">
              <w:rPr>
                <w:noProof/>
                <w:webHidden/>
              </w:rPr>
              <w:instrText xml:space="preserve"> PAGEREF _Toc531072413 \h </w:instrText>
            </w:r>
            <w:r w:rsidR="00CE7A71">
              <w:rPr>
                <w:noProof/>
                <w:webHidden/>
              </w:rPr>
            </w:r>
            <w:r w:rsidR="00CE7A71">
              <w:rPr>
                <w:noProof/>
                <w:webHidden/>
              </w:rPr>
              <w:fldChar w:fldCharType="separate"/>
            </w:r>
            <w:r w:rsidR="00CE7A71">
              <w:rPr>
                <w:noProof/>
                <w:webHidden/>
              </w:rPr>
              <w:t>7</w:t>
            </w:r>
            <w:r w:rsidR="00CE7A71">
              <w:rPr>
                <w:noProof/>
                <w:webHidden/>
              </w:rPr>
              <w:fldChar w:fldCharType="end"/>
            </w:r>
          </w:hyperlink>
        </w:p>
        <w:p w14:paraId="44F510B5" w14:textId="0CAC7A19" w:rsidR="00CE7A71" w:rsidRDefault="002C6BA2">
          <w:pPr>
            <w:pStyle w:val="TOC2"/>
            <w:tabs>
              <w:tab w:val="right" w:leader="dot" w:pos="9350"/>
            </w:tabs>
            <w:rPr>
              <w:rFonts w:asciiTheme="minorHAnsi" w:eastAsiaTheme="minorEastAsia" w:hAnsiTheme="minorHAnsi"/>
              <w:noProof/>
              <w:color w:val="auto"/>
              <w:sz w:val="22"/>
            </w:rPr>
          </w:pPr>
          <w:hyperlink w:anchor="_Toc531072414" w:history="1">
            <w:r w:rsidR="00CE7A71" w:rsidRPr="00C96959">
              <w:rPr>
                <w:rStyle w:val="Hyperlink"/>
                <w:noProof/>
              </w:rPr>
              <w:t>B1. Experimental Design</w:t>
            </w:r>
            <w:r w:rsidR="00CE7A71">
              <w:rPr>
                <w:noProof/>
                <w:webHidden/>
              </w:rPr>
              <w:tab/>
            </w:r>
            <w:r w:rsidR="00CE7A71">
              <w:rPr>
                <w:noProof/>
                <w:webHidden/>
              </w:rPr>
              <w:fldChar w:fldCharType="begin"/>
            </w:r>
            <w:r w:rsidR="00CE7A71">
              <w:rPr>
                <w:noProof/>
                <w:webHidden/>
              </w:rPr>
              <w:instrText xml:space="preserve"> PAGEREF _Toc531072414 \h </w:instrText>
            </w:r>
            <w:r w:rsidR="00CE7A71">
              <w:rPr>
                <w:noProof/>
                <w:webHidden/>
              </w:rPr>
            </w:r>
            <w:r w:rsidR="00CE7A71">
              <w:rPr>
                <w:noProof/>
                <w:webHidden/>
              </w:rPr>
              <w:fldChar w:fldCharType="separate"/>
            </w:r>
            <w:r w:rsidR="00CE7A71">
              <w:rPr>
                <w:noProof/>
                <w:webHidden/>
              </w:rPr>
              <w:t>7</w:t>
            </w:r>
            <w:r w:rsidR="00CE7A71">
              <w:rPr>
                <w:noProof/>
                <w:webHidden/>
              </w:rPr>
              <w:fldChar w:fldCharType="end"/>
            </w:r>
          </w:hyperlink>
        </w:p>
        <w:p w14:paraId="088ECCAB" w14:textId="49E4E381" w:rsidR="00CE7A71" w:rsidRDefault="002C6BA2">
          <w:pPr>
            <w:pStyle w:val="TOC2"/>
            <w:tabs>
              <w:tab w:val="right" w:leader="dot" w:pos="9350"/>
            </w:tabs>
            <w:rPr>
              <w:rFonts w:asciiTheme="minorHAnsi" w:eastAsiaTheme="minorEastAsia" w:hAnsiTheme="minorHAnsi"/>
              <w:noProof/>
              <w:color w:val="auto"/>
              <w:sz w:val="22"/>
            </w:rPr>
          </w:pPr>
          <w:hyperlink w:anchor="_Toc531072415" w:history="1">
            <w:r w:rsidR="00CE7A71" w:rsidRPr="00C96959">
              <w:rPr>
                <w:rStyle w:val="Hyperlink"/>
                <w:noProof/>
              </w:rPr>
              <w:t>B2. Sampling Methods</w:t>
            </w:r>
            <w:r w:rsidR="00CE7A71">
              <w:rPr>
                <w:noProof/>
                <w:webHidden/>
              </w:rPr>
              <w:tab/>
            </w:r>
            <w:r w:rsidR="00CE7A71">
              <w:rPr>
                <w:noProof/>
                <w:webHidden/>
              </w:rPr>
              <w:fldChar w:fldCharType="begin"/>
            </w:r>
            <w:r w:rsidR="00CE7A71">
              <w:rPr>
                <w:noProof/>
                <w:webHidden/>
              </w:rPr>
              <w:instrText xml:space="preserve"> PAGEREF _Toc531072415 \h </w:instrText>
            </w:r>
            <w:r w:rsidR="00CE7A71">
              <w:rPr>
                <w:noProof/>
                <w:webHidden/>
              </w:rPr>
            </w:r>
            <w:r w:rsidR="00CE7A71">
              <w:rPr>
                <w:noProof/>
                <w:webHidden/>
              </w:rPr>
              <w:fldChar w:fldCharType="separate"/>
            </w:r>
            <w:r w:rsidR="00CE7A71">
              <w:rPr>
                <w:noProof/>
                <w:webHidden/>
              </w:rPr>
              <w:t>8</w:t>
            </w:r>
            <w:r w:rsidR="00CE7A71">
              <w:rPr>
                <w:noProof/>
                <w:webHidden/>
              </w:rPr>
              <w:fldChar w:fldCharType="end"/>
            </w:r>
          </w:hyperlink>
        </w:p>
        <w:p w14:paraId="694E7896" w14:textId="5C62C685" w:rsidR="00CE7A71" w:rsidRDefault="002C6BA2">
          <w:pPr>
            <w:pStyle w:val="TOC2"/>
            <w:tabs>
              <w:tab w:val="right" w:leader="dot" w:pos="9350"/>
            </w:tabs>
            <w:rPr>
              <w:rFonts w:asciiTheme="minorHAnsi" w:eastAsiaTheme="minorEastAsia" w:hAnsiTheme="minorHAnsi"/>
              <w:noProof/>
              <w:color w:val="auto"/>
              <w:sz w:val="22"/>
            </w:rPr>
          </w:pPr>
          <w:hyperlink w:anchor="_Toc531072416" w:history="1">
            <w:r w:rsidR="00CE7A71" w:rsidRPr="00C96959">
              <w:rPr>
                <w:rStyle w:val="Hyperlink"/>
                <w:noProof/>
              </w:rPr>
              <w:t>B3. Sample Handling and Chain of Custody</w:t>
            </w:r>
            <w:r w:rsidR="00CE7A71">
              <w:rPr>
                <w:noProof/>
                <w:webHidden/>
              </w:rPr>
              <w:tab/>
            </w:r>
            <w:r w:rsidR="00CE7A71">
              <w:rPr>
                <w:noProof/>
                <w:webHidden/>
              </w:rPr>
              <w:fldChar w:fldCharType="begin"/>
            </w:r>
            <w:r w:rsidR="00CE7A71">
              <w:rPr>
                <w:noProof/>
                <w:webHidden/>
              </w:rPr>
              <w:instrText xml:space="preserve"> PAGEREF _Toc531072416 \h </w:instrText>
            </w:r>
            <w:r w:rsidR="00CE7A71">
              <w:rPr>
                <w:noProof/>
                <w:webHidden/>
              </w:rPr>
            </w:r>
            <w:r w:rsidR="00CE7A71">
              <w:rPr>
                <w:noProof/>
                <w:webHidden/>
              </w:rPr>
              <w:fldChar w:fldCharType="separate"/>
            </w:r>
            <w:r w:rsidR="00CE7A71">
              <w:rPr>
                <w:noProof/>
                <w:webHidden/>
              </w:rPr>
              <w:t>8</w:t>
            </w:r>
            <w:r w:rsidR="00CE7A71">
              <w:rPr>
                <w:noProof/>
                <w:webHidden/>
              </w:rPr>
              <w:fldChar w:fldCharType="end"/>
            </w:r>
          </w:hyperlink>
        </w:p>
        <w:p w14:paraId="027502BD" w14:textId="29A3CD54" w:rsidR="00CE7A71" w:rsidRDefault="002C6BA2">
          <w:pPr>
            <w:pStyle w:val="TOC2"/>
            <w:tabs>
              <w:tab w:val="right" w:leader="dot" w:pos="9350"/>
            </w:tabs>
            <w:rPr>
              <w:rFonts w:asciiTheme="minorHAnsi" w:eastAsiaTheme="minorEastAsia" w:hAnsiTheme="minorHAnsi"/>
              <w:noProof/>
              <w:color w:val="auto"/>
              <w:sz w:val="22"/>
            </w:rPr>
          </w:pPr>
          <w:hyperlink w:anchor="_Toc531072417" w:history="1">
            <w:r w:rsidR="00CE7A71" w:rsidRPr="00C96959">
              <w:rPr>
                <w:rStyle w:val="Hyperlink"/>
                <w:noProof/>
              </w:rPr>
              <w:t>B4. Analytical Methods</w:t>
            </w:r>
            <w:r w:rsidR="00CE7A71">
              <w:rPr>
                <w:noProof/>
                <w:webHidden/>
              </w:rPr>
              <w:tab/>
            </w:r>
            <w:r w:rsidR="00CE7A71">
              <w:rPr>
                <w:noProof/>
                <w:webHidden/>
              </w:rPr>
              <w:fldChar w:fldCharType="begin"/>
            </w:r>
            <w:r w:rsidR="00CE7A71">
              <w:rPr>
                <w:noProof/>
                <w:webHidden/>
              </w:rPr>
              <w:instrText xml:space="preserve"> PAGEREF _Toc531072417 \h </w:instrText>
            </w:r>
            <w:r w:rsidR="00CE7A71">
              <w:rPr>
                <w:noProof/>
                <w:webHidden/>
              </w:rPr>
            </w:r>
            <w:r w:rsidR="00CE7A71">
              <w:rPr>
                <w:noProof/>
                <w:webHidden/>
              </w:rPr>
              <w:fldChar w:fldCharType="separate"/>
            </w:r>
            <w:r w:rsidR="00CE7A71">
              <w:rPr>
                <w:noProof/>
                <w:webHidden/>
              </w:rPr>
              <w:t>9</w:t>
            </w:r>
            <w:r w:rsidR="00CE7A71">
              <w:rPr>
                <w:noProof/>
                <w:webHidden/>
              </w:rPr>
              <w:fldChar w:fldCharType="end"/>
            </w:r>
          </w:hyperlink>
        </w:p>
        <w:p w14:paraId="5DF6C3E1" w14:textId="215138EA" w:rsidR="00CE7A71" w:rsidRDefault="002C6BA2">
          <w:pPr>
            <w:pStyle w:val="TOC2"/>
            <w:tabs>
              <w:tab w:val="right" w:leader="dot" w:pos="9350"/>
            </w:tabs>
            <w:rPr>
              <w:rFonts w:asciiTheme="minorHAnsi" w:eastAsiaTheme="minorEastAsia" w:hAnsiTheme="minorHAnsi"/>
              <w:noProof/>
              <w:color w:val="auto"/>
              <w:sz w:val="22"/>
            </w:rPr>
          </w:pPr>
          <w:hyperlink w:anchor="_Toc531072418" w:history="1">
            <w:r w:rsidR="00CE7A71" w:rsidRPr="00C96959">
              <w:rPr>
                <w:rStyle w:val="Hyperlink"/>
                <w:noProof/>
              </w:rPr>
              <w:t>B5. Quality Control</w:t>
            </w:r>
            <w:r w:rsidR="00CE7A71">
              <w:rPr>
                <w:noProof/>
                <w:webHidden/>
              </w:rPr>
              <w:tab/>
            </w:r>
            <w:r w:rsidR="00CE7A71">
              <w:rPr>
                <w:noProof/>
                <w:webHidden/>
              </w:rPr>
              <w:fldChar w:fldCharType="begin"/>
            </w:r>
            <w:r w:rsidR="00CE7A71">
              <w:rPr>
                <w:noProof/>
                <w:webHidden/>
              </w:rPr>
              <w:instrText xml:space="preserve"> PAGEREF _Toc531072418 \h </w:instrText>
            </w:r>
            <w:r w:rsidR="00CE7A71">
              <w:rPr>
                <w:noProof/>
                <w:webHidden/>
              </w:rPr>
            </w:r>
            <w:r w:rsidR="00CE7A71">
              <w:rPr>
                <w:noProof/>
                <w:webHidden/>
              </w:rPr>
              <w:fldChar w:fldCharType="separate"/>
            </w:r>
            <w:r w:rsidR="00CE7A71">
              <w:rPr>
                <w:noProof/>
                <w:webHidden/>
              </w:rPr>
              <w:t>10</w:t>
            </w:r>
            <w:r w:rsidR="00CE7A71">
              <w:rPr>
                <w:noProof/>
                <w:webHidden/>
              </w:rPr>
              <w:fldChar w:fldCharType="end"/>
            </w:r>
          </w:hyperlink>
        </w:p>
        <w:p w14:paraId="5EC589EC" w14:textId="48F6C419" w:rsidR="00CE7A71" w:rsidRDefault="002C6BA2">
          <w:pPr>
            <w:pStyle w:val="TOC2"/>
            <w:tabs>
              <w:tab w:val="right" w:leader="dot" w:pos="9350"/>
            </w:tabs>
            <w:rPr>
              <w:rFonts w:asciiTheme="minorHAnsi" w:eastAsiaTheme="minorEastAsia" w:hAnsiTheme="minorHAnsi"/>
              <w:noProof/>
              <w:color w:val="auto"/>
              <w:sz w:val="22"/>
            </w:rPr>
          </w:pPr>
          <w:hyperlink w:anchor="_Toc531072419" w:history="1">
            <w:r w:rsidR="00CE7A71" w:rsidRPr="00C96959">
              <w:rPr>
                <w:rStyle w:val="Hyperlink"/>
                <w:noProof/>
              </w:rPr>
              <w:t>B6/B7. Instrument/Equipment Calibration, Testing, Inspection, Maintenance</w:t>
            </w:r>
            <w:r w:rsidR="00CE7A71">
              <w:rPr>
                <w:noProof/>
                <w:webHidden/>
              </w:rPr>
              <w:tab/>
            </w:r>
            <w:r w:rsidR="00CE7A71">
              <w:rPr>
                <w:noProof/>
                <w:webHidden/>
              </w:rPr>
              <w:fldChar w:fldCharType="begin"/>
            </w:r>
            <w:r w:rsidR="00CE7A71">
              <w:rPr>
                <w:noProof/>
                <w:webHidden/>
              </w:rPr>
              <w:instrText xml:space="preserve"> PAGEREF _Toc531072419 \h </w:instrText>
            </w:r>
            <w:r w:rsidR="00CE7A71">
              <w:rPr>
                <w:noProof/>
                <w:webHidden/>
              </w:rPr>
            </w:r>
            <w:r w:rsidR="00CE7A71">
              <w:rPr>
                <w:noProof/>
                <w:webHidden/>
              </w:rPr>
              <w:fldChar w:fldCharType="separate"/>
            </w:r>
            <w:r w:rsidR="00CE7A71">
              <w:rPr>
                <w:noProof/>
                <w:webHidden/>
              </w:rPr>
              <w:t>10</w:t>
            </w:r>
            <w:r w:rsidR="00CE7A71">
              <w:rPr>
                <w:noProof/>
                <w:webHidden/>
              </w:rPr>
              <w:fldChar w:fldCharType="end"/>
            </w:r>
          </w:hyperlink>
        </w:p>
        <w:p w14:paraId="5B4904E4" w14:textId="5473F115" w:rsidR="00CE7A71" w:rsidRDefault="002C6BA2">
          <w:pPr>
            <w:pStyle w:val="TOC2"/>
            <w:tabs>
              <w:tab w:val="right" w:leader="dot" w:pos="9350"/>
            </w:tabs>
            <w:rPr>
              <w:rFonts w:asciiTheme="minorHAnsi" w:eastAsiaTheme="minorEastAsia" w:hAnsiTheme="minorHAnsi"/>
              <w:noProof/>
              <w:color w:val="auto"/>
              <w:sz w:val="22"/>
            </w:rPr>
          </w:pPr>
          <w:hyperlink w:anchor="_Toc531072420" w:history="1">
            <w:r w:rsidR="00CE7A71" w:rsidRPr="00C96959">
              <w:rPr>
                <w:rStyle w:val="Hyperlink"/>
                <w:noProof/>
              </w:rPr>
              <w:t>B8. Inspection/Acceptance of Supplies and Consumables</w:t>
            </w:r>
            <w:r w:rsidR="00CE7A71">
              <w:rPr>
                <w:noProof/>
                <w:webHidden/>
              </w:rPr>
              <w:tab/>
            </w:r>
            <w:r w:rsidR="00CE7A71">
              <w:rPr>
                <w:noProof/>
                <w:webHidden/>
              </w:rPr>
              <w:fldChar w:fldCharType="begin"/>
            </w:r>
            <w:r w:rsidR="00CE7A71">
              <w:rPr>
                <w:noProof/>
                <w:webHidden/>
              </w:rPr>
              <w:instrText xml:space="preserve"> PAGEREF _Toc531072420 \h </w:instrText>
            </w:r>
            <w:r w:rsidR="00CE7A71">
              <w:rPr>
                <w:noProof/>
                <w:webHidden/>
              </w:rPr>
            </w:r>
            <w:r w:rsidR="00CE7A71">
              <w:rPr>
                <w:noProof/>
                <w:webHidden/>
              </w:rPr>
              <w:fldChar w:fldCharType="separate"/>
            </w:r>
            <w:r w:rsidR="00CE7A71">
              <w:rPr>
                <w:noProof/>
                <w:webHidden/>
              </w:rPr>
              <w:t>11</w:t>
            </w:r>
            <w:r w:rsidR="00CE7A71">
              <w:rPr>
                <w:noProof/>
                <w:webHidden/>
              </w:rPr>
              <w:fldChar w:fldCharType="end"/>
            </w:r>
          </w:hyperlink>
        </w:p>
        <w:p w14:paraId="1B4D76B9" w14:textId="3FE8449F" w:rsidR="00CE7A71" w:rsidRDefault="002C6BA2">
          <w:pPr>
            <w:pStyle w:val="TOC2"/>
            <w:tabs>
              <w:tab w:val="right" w:leader="dot" w:pos="9350"/>
            </w:tabs>
            <w:rPr>
              <w:rFonts w:asciiTheme="minorHAnsi" w:eastAsiaTheme="minorEastAsia" w:hAnsiTheme="minorHAnsi"/>
              <w:noProof/>
              <w:color w:val="auto"/>
              <w:sz w:val="22"/>
            </w:rPr>
          </w:pPr>
          <w:hyperlink w:anchor="_Toc531072421" w:history="1">
            <w:r w:rsidR="00CE7A71" w:rsidRPr="00C96959">
              <w:rPr>
                <w:rStyle w:val="Hyperlink"/>
                <w:noProof/>
              </w:rPr>
              <w:t>B9. Non-direct Measurements</w:t>
            </w:r>
            <w:r w:rsidR="00CE7A71">
              <w:rPr>
                <w:noProof/>
                <w:webHidden/>
              </w:rPr>
              <w:tab/>
            </w:r>
            <w:r w:rsidR="00CE7A71">
              <w:rPr>
                <w:noProof/>
                <w:webHidden/>
              </w:rPr>
              <w:fldChar w:fldCharType="begin"/>
            </w:r>
            <w:r w:rsidR="00CE7A71">
              <w:rPr>
                <w:noProof/>
                <w:webHidden/>
              </w:rPr>
              <w:instrText xml:space="preserve"> PAGEREF _Toc531072421 \h </w:instrText>
            </w:r>
            <w:r w:rsidR="00CE7A71">
              <w:rPr>
                <w:noProof/>
                <w:webHidden/>
              </w:rPr>
            </w:r>
            <w:r w:rsidR="00CE7A71">
              <w:rPr>
                <w:noProof/>
                <w:webHidden/>
              </w:rPr>
              <w:fldChar w:fldCharType="separate"/>
            </w:r>
            <w:r w:rsidR="00CE7A71">
              <w:rPr>
                <w:noProof/>
                <w:webHidden/>
              </w:rPr>
              <w:t>11</w:t>
            </w:r>
            <w:r w:rsidR="00CE7A71">
              <w:rPr>
                <w:noProof/>
                <w:webHidden/>
              </w:rPr>
              <w:fldChar w:fldCharType="end"/>
            </w:r>
          </w:hyperlink>
        </w:p>
        <w:p w14:paraId="05D04D29" w14:textId="0B78897E" w:rsidR="00CE7A71" w:rsidRDefault="002C6BA2">
          <w:pPr>
            <w:pStyle w:val="TOC2"/>
            <w:tabs>
              <w:tab w:val="right" w:leader="dot" w:pos="9350"/>
            </w:tabs>
            <w:rPr>
              <w:rFonts w:asciiTheme="minorHAnsi" w:eastAsiaTheme="minorEastAsia" w:hAnsiTheme="minorHAnsi"/>
              <w:noProof/>
              <w:color w:val="auto"/>
              <w:sz w:val="22"/>
            </w:rPr>
          </w:pPr>
          <w:hyperlink w:anchor="_Toc531072422" w:history="1">
            <w:r w:rsidR="00CE7A71" w:rsidRPr="00C96959">
              <w:rPr>
                <w:rStyle w:val="Hyperlink"/>
                <w:noProof/>
              </w:rPr>
              <w:t>B10. Data Management</w:t>
            </w:r>
            <w:r w:rsidR="00CE7A71">
              <w:rPr>
                <w:noProof/>
                <w:webHidden/>
              </w:rPr>
              <w:tab/>
            </w:r>
            <w:r w:rsidR="00CE7A71">
              <w:rPr>
                <w:noProof/>
                <w:webHidden/>
              </w:rPr>
              <w:fldChar w:fldCharType="begin"/>
            </w:r>
            <w:r w:rsidR="00CE7A71">
              <w:rPr>
                <w:noProof/>
                <w:webHidden/>
              </w:rPr>
              <w:instrText xml:space="preserve"> PAGEREF _Toc531072422 \h </w:instrText>
            </w:r>
            <w:r w:rsidR="00CE7A71">
              <w:rPr>
                <w:noProof/>
                <w:webHidden/>
              </w:rPr>
            </w:r>
            <w:r w:rsidR="00CE7A71">
              <w:rPr>
                <w:noProof/>
                <w:webHidden/>
              </w:rPr>
              <w:fldChar w:fldCharType="separate"/>
            </w:r>
            <w:r w:rsidR="00CE7A71">
              <w:rPr>
                <w:noProof/>
                <w:webHidden/>
              </w:rPr>
              <w:t>12</w:t>
            </w:r>
            <w:r w:rsidR="00CE7A71">
              <w:rPr>
                <w:noProof/>
                <w:webHidden/>
              </w:rPr>
              <w:fldChar w:fldCharType="end"/>
            </w:r>
          </w:hyperlink>
        </w:p>
        <w:p w14:paraId="232CC8FB" w14:textId="303FFF90" w:rsidR="00CE7A71" w:rsidRDefault="002C6BA2">
          <w:pPr>
            <w:pStyle w:val="TOC1"/>
            <w:tabs>
              <w:tab w:val="right" w:leader="dot" w:pos="9350"/>
            </w:tabs>
            <w:rPr>
              <w:rFonts w:asciiTheme="minorHAnsi" w:eastAsiaTheme="minorEastAsia" w:hAnsiTheme="minorHAnsi"/>
              <w:noProof/>
              <w:sz w:val="22"/>
            </w:rPr>
          </w:pPr>
          <w:hyperlink w:anchor="_Toc531072423" w:history="1">
            <w:r w:rsidR="00CE7A71" w:rsidRPr="00C96959">
              <w:rPr>
                <w:rStyle w:val="Hyperlink"/>
                <w:noProof/>
              </w:rPr>
              <w:t>C. ASSESSMENTS AND OVERSIGHT</w:t>
            </w:r>
            <w:r w:rsidR="00CE7A71">
              <w:rPr>
                <w:noProof/>
                <w:webHidden/>
              </w:rPr>
              <w:tab/>
            </w:r>
            <w:r w:rsidR="00CE7A71">
              <w:rPr>
                <w:noProof/>
                <w:webHidden/>
              </w:rPr>
              <w:fldChar w:fldCharType="begin"/>
            </w:r>
            <w:r w:rsidR="00CE7A71">
              <w:rPr>
                <w:noProof/>
                <w:webHidden/>
              </w:rPr>
              <w:instrText xml:space="preserve"> PAGEREF _Toc531072423 \h </w:instrText>
            </w:r>
            <w:r w:rsidR="00CE7A71">
              <w:rPr>
                <w:noProof/>
                <w:webHidden/>
              </w:rPr>
            </w:r>
            <w:r w:rsidR="00CE7A71">
              <w:rPr>
                <w:noProof/>
                <w:webHidden/>
              </w:rPr>
              <w:fldChar w:fldCharType="separate"/>
            </w:r>
            <w:r w:rsidR="00CE7A71">
              <w:rPr>
                <w:noProof/>
                <w:webHidden/>
              </w:rPr>
              <w:t>12</w:t>
            </w:r>
            <w:r w:rsidR="00CE7A71">
              <w:rPr>
                <w:noProof/>
                <w:webHidden/>
              </w:rPr>
              <w:fldChar w:fldCharType="end"/>
            </w:r>
          </w:hyperlink>
        </w:p>
        <w:p w14:paraId="082709AC" w14:textId="1BB365BF" w:rsidR="00CE7A71" w:rsidRDefault="002C6BA2">
          <w:pPr>
            <w:pStyle w:val="TOC2"/>
            <w:tabs>
              <w:tab w:val="right" w:leader="dot" w:pos="9350"/>
            </w:tabs>
            <w:rPr>
              <w:rFonts w:asciiTheme="minorHAnsi" w:eastAsiaTheme="minorEastAsia" w:hAnsiTheme="minorHAnsi"/>
              <w:noProof/>
              <w:color w:val="auto"/>
              <w:sz w:val="22"/>
            </w:rPr>
          </w:pPr>
          <w:hyperlink w:anchor="_Toc531072424" w:history="1">
            <w:r w:rsidR="00CE7A71" w:rsidRPr="00C96959">
              <w:rPr>
                <w:rStyle w:val="Hyperlink"/>
                <w:noProof/>
              </w:rPr>
              <w:t>C1. Assessments and Response Actions</w:t>
            </w:r>
            <w:r w:rsidR="00CE7A71">
              <w:rPr>
                <w:noProof/>
                <w:webHidden/>
              </w:rPr>
              <w:tab/>
            </w:r>
            <w:r w:rsidR="00CE7A71">
              <w:rPr>
                <w:noProof/>
                <w:webHidden/>
              </w:rPr>
              <w:fldChar w:fldCharType="begin"/>
            </w:r>
            <w:r w:rsidR="00CE7A71">
              <w:rPr>
                <w:noProof/>
                <w:webHidden/>
              </w:rPr>
              <w:instrText xml:space="preserve"> PAGEREF _Toc531072424 \h </w:instrText>
            </w:r>
            <w:r w:rsidR="00CE7A71">
              <w:rPr>
                <w:noProof/>
                <w:webHidden/>
              </w:rPr>
            </w:r>
            <w:r w:rsidR="00CE7A71">
              <w:rPr>
                <w:noProof/>
                <w:webHidden/>
              </w:rPr>
              <w:fldChar w:fldCharType="separate"/>
            </w:r>
            <w:r w:rsidR="00CE7A71">
              <w:rPr>
                <w:noProof/>
                <w:webHidden/>
              </w:rPr>
              <w:t>12</w:t>
            </w:r>
            <w:r w:rsidR="00CE7A71">
              <w:rPr>
                <w:noProof/>
                <w:webHidden/>
              </w:rPr>
              <w:fldChar w:fldCharType="end"/>
            </w:r>
          </w:hyperlink>
        </w:p>
        <w:p w14:paraId="5CAABFB5" w14:textId="4246629B" w:rsidR="00CE7A71" w:rsidRDefault="002C6BA2">
          <w:pPr>
            <w:pStyle w:val="TOC2"/>
            <w:tabs>
              <w:tab w:val="right" w:leader="dot" w:pos="9350"/>
            </w:tabs>
            <w:rPr>
              <w:rFonts w:asciiTheme="minorHAnsi" w:eastAsiaTheme="minorEastAsia" w:hAnsiTheme="minorHAnsi"/>
              <w:noProof/>
              <w:color w:val="auto"/>
              <w:sz w:val="22"/>
            </w:rPr>
          </w:pPr>
          <w:hyperlink w:anchor="_Toc531072425" w:history="1">
            <w:r w:rsidR="00CE7A71" w:rsidRPr="00C96959">
              <w:rPr>
                <w:rStyle w:val="Hyperlink"/>
                <w:noProof/>
              </w:rPr>
              <w:t>C2. Reports to Management</w:t>
            </w:r>
            <w:r w:rsidR="00CE7A71">
              <w:rPr>
                <w:noProof/>
                <w:webHidden/>
              </w:rPr>
              <w:tab/>
            </w:r>
            <w:r w:rsidR="00CE7A71">
              <w:rPr>
                <w:noProof/>
                <w:webHidden/>
              </w:rPr>
              <w:fldChar w:fldCharType="begin"/>
            </w:r>
            <w:r w:rsidR="00CE7A71">
              <w:rPr>
                <w:noProof/>
                <w:webHidden/>
              </w:rPr>
              <w:instrText xml:space="preserve"> PAGEREF _Toc531072425 \h </w:instrText>
            </w:r>
            <w:r w:rsidR="00CE7A71">
              <w:rPr>
                <w:noProof/>
                <w:webHidden/>
              </w:rPr>
            </w:r>
            <w:r w:rsidR="00CE7A71">
              <w:rPr>
                <w:noProof/>
                <w:webHidden/>
              </w:rPr>
              <w:fldChar w:fldCharType="separate"/>
            </w:r>
            <w:r w:rsidR="00CE7A71">
              <w:rPr>
                <w:noProof/>
                <w:webHidden/>
              </w:rPr>
              <w:t>13</w:t>
            </w:r>
            <w:r w:rsidR="00CE7A71">
              <w:rPr>
                <w:noProof/>
                <w:webHidden/>
              </w:rPr>
              <w:fldChar w:fldCharType="end"/>
            </w:r>
          </w:hyperlink>
        </w:p>
        <w:p w14:paraId="1D8973C0" w14:textId="74C31B08" w:rsidR="00CE7A71" w:rsidRDefault="002C6BA2">
          <w:pPr>
            <w:pStyle w:val="TOC1"/>
            <w:tabs>
              <w:tab w:val="right" w:leader="dot" w:pos="9350"/>
            </w:tabs>
            <w:rPr>
              <w:rFonts w:asciiTheme="minorHAnsi" w:eastAsiaTheme="minorEastAsia" w:hAnsiTheme="minorHAnsi"/>
              <w:noProof/>
              <w:sz w:val="22"/>
            </w:rPr>
          </w:pPr>
          <w:hyperlink w:anchor="_Toc531072426" w:history="1">
            <w:r w:rsidR="00CE7A71" w:rsidRPr="00C96959">
              <w:rPr>
                <w:rStyle w:val="Hyperlink"/>
                <w:noProof/>
              </w:rPr>
              <w:t>D. DATA VALIDATION AND USABILITY</w:t>
            </w:r>
            <w:r w:rsidR="00CE7A71">
              <w:rPr>
                <w:noProof/>
                <w:webHidden/>
              </w:rPr>
              <w:tab/>
            </w:r>
            <w:r w:rsidR="00CE7A71">
              <w:rPr>
                <w:noProof/>
                <w:webHidden/>
              </w:rPr>
              <w:fldChar w:fldCharType="begin"/>
            </w:r>
            <w:r w:rsidR="00CE7A71">
              <w:rPr>
                <w:noProof/>
                <w:webHidden/>
              </w:rPr>
              <w:instrText xml:space="preserve"> PAGEREF _Toc531072426 \h </w:instrText>
            </w:r>
            <w:r w:rsidR="00CE7A71">
              <w:rPr>
                <w:noProof/>
                <w:webHidden/>
              </w:rPr>
            </w:r>
            <w:r w:rsidR="00CE7A71">
              <w:rPr>
                <w:noProof/>
                <w:webHidden/>
              </w:rPr>
              <w:fldChar w:fldCharType="separate"/>
            </w:r>
            <w:r w:rsidR="00CE7A71">
              <w:rPr>
                <w:noProof/>
                <w:webHidden/>
              </w:rPr>
              <w:t>13</w:t>
            </w:r>
            <w:r w:rsidR="00CE7A71">
              <w:rPr>
                <w:noProof/>
                <w:webHidden/>
              </w:rPr>
              <w:fldChar w:fldCharType="end"/>
            </w:r>
          </w:hyperlink>
        </w:p>
        <w:p w14:paraId="3D2A3CEE" w14:textId="00993508" w:rsidR="00CE7A71" w:rsidRDefault="002C6BA2">
          <w:pPr>
            <w:pStyle w:val="TOC2"/>
            <w:tabs>
              <w:tab w:val="right" w:leader="dot" w:pos="9350"/>
            </w:tabs>
            <w:rPr>
              <w:rFonts w:asciiTheme="minorHAnsi" w:eastAsiaTheme="minorEastAsia" w:hAnsiTheme="minorHAnsi"/>
              <w:noProof/>
              <w:color w:val="auto"/>
              <w:sz w:val="22"/>
            </w:rPr>
          </w:pPr>
          <w:hyperlink w:anchor="_Toc531072427" w:history="1">
            <w:r w:rsidR="00CE7A71" w:rsidRPr="00C96959">
              <w:rPr>
                <w:rStyle w:val="Hyperlink"/>
                <w:noProof/>
              </w:rPr>
              <w:t>D1/D2. Data Review, Verification, and Validation/Verification and Validation Methods</w:t>
            </w:r>
            <w:r w:rsidR="00CE7A71">
              <w:rPr>
                <w:noProof/>
                <w:webHidden/>
              </w:rPr>
              <w:tab/>
            </w:r>
            <w:r w:rsidR="00CE7A71">
              <w:rPr>
                <w:noProof/>
                <w:webHidden/>
              </w:rPr>
              <w:fldChar w:fldCharType="begin"/>
            </w:r>
            <w:r w:rsidR="00CE7A71">
              <w:rPr>
                <w:noProof/>
                <w:webHidden/>
              </w:rPr>
              <w:instrText xml:space="preserve"> PAGEREF _Toc531072427 \h </w:instrText>
            </w:r>
            <w:r w:rsidR="00CE7A71">
              <w:rPr>
                <w:noProof/>
                <w:webHidden/>
              </w:rPr>
            </w:r>
            <w:r w:rsidR="00CE7A71">
              <w:rPr>
                <w:noProof/>
                <w:webHidden/>
              </w:rPr>
              <w:fldChar w:fldCharType="separate"/>
            </w:r>
            <w:r w:rsidR="00CE7A71">
              <w:rPr>
                <w:noProof/>
                <w:webHidden/>
              </w:rPr>
              <w:t>13</w:t>
            </w:r>
            <w:r w:rsidR="00CE7A71">
              <w:rPr>
                <w:noProof/>
                <w:webHidden/>
              </w:rPr>
              <w:fldChar w:fldCharType="end"/>
            </w:r>
          </w:hyperlink>
        </w:p>
        <w:p w14:paraId="1870486F" w14:textId="27962453" w:rsidR="00CE7A71" w:rsidRDefault="002C6BA2">
          <w:pPr>
            <w:pStyle w:val="TOC2"/>
            <w:tabs>
              <w:tab w:val="right" w:leader="dot" w:pos="9350"/>
            </w:tabs>
            <w:rPr>
              <w:rFonts w:asciiTheme="minorHAnsi" w:eastAsiaTheme="minorEastAsia" w:hAnsiTheme="minorHAnsi"/>
              <w:noProof/>
              <w:color w:val="auto"/>
              <w:sz w:val="22"/>
            </w:rPr>
          </w:pPr>
          <w:hyperlink w:anchor="_Toc531072428" w:history="1">
            <w:r w:rsidR="00CE7A71" w:rsidRPr="00C96959">
              <w:rPr>
                <w:rStyle w:val="Hyperlink"/>
                <w:noProof/>
              </w:rPr>
              <w:t>D3. Analysis and Reconciliation with User Requirements</w:t>
            </w:r>
            <w:r w:rsidR="00CE7A71">
              <w:rPr>
                <w:noProof/>
                <w:webHidden/>
              </w:rPr>
              <w:tab/>
            </w:r>
            <w:r w:rsidR="00CE7A71">
              <w:rPr>
                <w:noProof/>
                <w:webHidden/>
              </w:rPr>
              <w:fldChar w:fldCharType="begin"/>
            </w:r>
            <w:r w:rsidR="00CE7A71">
              <w:rPr>
                <w:noProof/>
                <w:webHidden/>
              </w:rPr>
              <w:instrText xml:space="preserve"> PAGEREF _Toc531072428 \h </w:instrText>
            </w:r>
            <w:r w:rsidR="00CE7A71">
              <w:rPr>
                <w:noProof/>
                <w:webHidden/>
              </w:rPr>
            </w:r>
            <w:r w:rsidR="00CE7A71">
              <w:rPr>
                <w:noProof/>
                <w:webHidden/>
              </w:rPr>
              <w:fldChar w:fldCharType="separate"/>
            </w:r>
            <w:r w:rsidR="00CE7A71">
              <w:rPr>
                <w:noProof/>
                <w:webHidden/>
              </w:rPr>
              <w:t>13</w:t>
            </w:r>
            <w:r w:rsidR="00CE7A71">
              <w:rPr>
                <w:noProof/>
                <w:webHidden/>
              </w:rPr>
              <w:fldChar w:fldCharType="end"/>
            </w:r>
          </w:hyperlink>
        </w:p>
        <w:p w14:paraId="2697993A" w14:textId="0E53137B" w:rsidR="00CE7A71" w:rsidRDefault="002C6BA2">
          <w:pPr>
            <w:pStyle w:val="TOC1"/>
            <w:tabs>
              <w:tab w:val="right" w:leader="dot" w:pos="9350"/>
            </w:tabs>
            <w:rPr>
              <w:rFonts w:asciiTheme="minorHAnsi" w:eastAsiaTheme="minorEastAsia" w:hAnsiTheme="minorHAnsi"/>
              <w:noProof/>
              <w:sz w:val="22"/>
            </w:rPr>
          </w:pPr>
          <w:hyperlink w:anchor="_Toc531072429" w:history="1">
            <w:r w:rsidR="00CE7A71" w:rsidRPr="00C96959">
              <w:rPr>
                <w:rStyle w:val="Hyperlink"/>
                <w:noProof/>
              </w:rPr>
              <w:t>E. References</w:t>
            </w:r>
            <w:r w:rsidR="00CE7A71">
              <w:rPr>
                <w:noProof/>
                <w:webHidden/>
              </w:rPr>
              <w:tab/>
            </w:r>
            <w:r w:rsidR="00CE7A71">
              <w:rPr>
                <w:noProof/>
                <w:webHidden/>
              </w:rPr>
              <w:fldChar w:fldCharType="begin"/>
            </w:r>
            <w:r w:rsidR="00CE7A71">
              <w:rPr>
                <w:noProof/>
                <w:webHidden/>
              </w:rPr>
              <w:instrText xml:space="preserve"> PAGEREF _Toc531072429 \h </w:instrText>
            </w:r>
            <w:r w:rsidR="00CE7A71">
              <w:rPr>
                <w:noProof/>
                <w:webHidden/>
              </w:rPr>
            </w:r>
            <w:r w:rsidR="00CE7A71">
              <w:rPr>
                <w:noProof/>
                <w:webHidden/>
              </w:rPr>
              <w:fldChar w:fldCharType="separate"/>
            </w:r>
            <w:r w:rsidR="00CE7A71">
              <w:rPr>
                <w:noProof/>
                <w:webHidden/>
              </w:rPr>
              <w:t>14</w:t>
            </w:r>
            <w:r w:rsidR="00CE7A71">
              <w:rPr>
                <w:noProof/>
                <w:webHidden/>
              </w:rPr>
              <w:fldChar w:fldCharType="end"/>
            </w:r>
          </w:hyperlink>
        </w:p>
        <w:p w14:paraId="1E71E4C1" w14:textId="01DB66A5" w:rsidR="0021394E" w:rsidRDefault="003B39B0">
          <w:pPr>
            <w:rPr>
              <w:rFonts w:ascii="Times New Roman" w:hAnsi="Times New Roman" w:cs="Times New Roman"/>
              <w:sz w:val="24"/>
              <w:szCs w:val="24"/>
            </w:rPr>
            <w:sectPr w:rsidR="0021394E" w:rsidSect="00B83273">
              <w:footerReference w:type="first" r:id="rId19"/>
              <w:pgSz w:w="12240" w:h="15840" w:code="1"/>
              <w:pgMar w:top="1440" w:right="1440" w:bottom="1440" w:left="1440" w:header="720" w:footer="720" w:gutter="0"/>
              <w:cols w:space="720"/>
              <w:titlePg/>
              <w:docGrid w:linePitch="360"/>
            </w:sectPr>
          </w:pPr>
          <w:r>
            <w:rPr>
              <w:sz w:val="24"/>
            </w:rPr>
            <w:fldChar w:fldCharType="end"/>
          </w:r>
        </w:p>
      </w:sdtContent>
    </w:sdt>
    <w:tbl>
      <w:tblPr>
        <w:tblStyle w:val="TableGrid"/>
        <w:tblW w:w="10445" w:type="dxa"/>
        <w:jc w:val="center"/>
        <w:tblLook w:val="04A0" w:firstRow="1" w:lastRow="0" w:firstColumn="1" w:lastColumn="0" w:noHBand="0" w:noVBand="1"/>
      </w:tblPr>
      <w:tblGrid>
        <w:gridCol w:w="2875"/>
        <w:gridCol w:w="2044"/>
        <w:gridCol w:w="1655"/>
        <w:gridCol w:w="3871"/>
      </w:tblGrid>
      <w:tr w:rsidR="002F5B90" w:rsidRPr="002E1AE4" w14:paraId="1F422E6B" w14:textId="77777777" w:rsidTr="002F5B90">
        <w:trPr>
          <w:jc w:val="center"/>
        </w:trPr>
        <w:tc>
          <w:tcPr>
            <w:tcW w:w="10445" w:type="dxa"/>
            <w:gridSpan w:val="4"/>
          </w:tcPr>
          <w:p w14:paraId="1BD0405F" w14:textId="557D2B2E" w:rsidR="002F5B90" w:rsidRPr="00451DAC" w:rsidRDefault="002F5B90" w:rsidP="002F5B90">
            <w:pPr>
              <w:contextualSpacing/>
              <w:jc w:val="center"/>
              <w:rPr>
                <w:rFonts w:ascii="Cambria" w:hAnsi="Cambria" w:cstheme="minorHAnsi"/>
                <w:b/>
                <w:sz w:val="24"/>
                <w:szCs w:val="24"/>
              </w:rPr>
            </w:pPr>
            <w:r w:rsidRPr="00451DAC">
              <w:rPr>
                <w:rFonts w:ascii="Cambria" w:hAnsi="Cambria" w:cstheme="minorHAnsi"/>
                <w:b/>
                <w:sz w:val="24"/>
                <w:szCs w:val="24"/>
              </w:rPr>
              <w:lastRenderedPageBreak/>
              <w:t>QAPP Revision History</w:t>
            </w:r>
          </w:p>
        </w:tc>
      </w:tr>
      <w:tr w:rsidR="002F5B90" w:rsidRPr="002E1AE4" w14:paraId="53759110" w14:textId="77777777" w:rsidTr="00117C31">
        <w:trPr>
          <w:jc w:val="center"/>
        </w:trPr>
        <w:tc>
          <w:tcPr>
            <w:tcW w:w="2875" w:type="dxa"/>
            <w:vAlign w:val="center"/>
          </w:tcPr>
          <w:p w14:paraId="48FB714C" w14:textId="13483DF2" w:rsidR="002F5B90" w:rsidRPr="00451DAC" w:rsidRDefault="00AB1408" w:rsidP="002F5B90">
            <w:pPr>
              <w:contextualSpacing/>
              <w:jc w:val="center"/>
              <w:rPr>
                <w:rFonts w:ascii="Cambria" w:hAnsi="Cambria" w:cstheme="minorHAnsi"/>
                <w:b/>
                <w:sz w:val="24"/>
                <w:szCs w:val="24"/>
              </w:rPr>
            </w:pPr>
            <w:r w:rsidRPr="00451DAC">
              <w:rPr>
                <w:rFonts w:ascii="Cambria" w:hAnsi="Cambria" w:cstheme="minorHAnsi"/>
                <w:b/>
                <w:sz w:val="24"/>
                <w:szCs w:val="24"/>
              </w:rPr>
              <w:t>QAPP ID Number</w:t>
            </w:r>
          </w:p>
        </w:tc>
        <w:tc>
          <w:tcPr>
            <w:tcW w:w="2044" w:type="dxa"/>
            <w:vAlign w:val="center"/>
          </w:tcPr>
          <w:p w14:paraId="713653D0" w14:textId="4333E514" w:rsidR="002F5B90" w:rsidRPr="00451DAC" w:rsidRDefault="00117C31" w:rsidP="002F5B90">
            <w:pPr>
              <w:contextualSpacing/>
              <w:jc w:val="center"/>
              <w:rPr>
                <w:rFonts w:ascii="Cambria" w:hAnsi="Cambria" w:cstheme="minorHAnsi"/>
                <w:b/>
                <w:sz w:val="24"/>
                <w:szCs w:val="24"/>
              </w:rPr>
            </w:pPr>
            <w:r>
              <w:rPr>
                <w:rFonts w:ascii="Cambria" w:hAnsi="Cambria" w:cstheme="minorHAnsi"/>
                <w:b/>
                <w:sz w:val="24"/>
                <w:szCs w:val="24"/>
              </w:rPr>
              <w:t>Prepared By</w:t>
            </w:r>
          </w:p>
        </w:tc>
        <w:tc>
          <w:tcPr>
            <w:tcW w:w="1655" w:type="dxa"/>
            <w:vAlign w:val="center"/>
          </w:tcPr>
          <w:p w14:paraId="4C3A3F48" w14:textId="77777777" w:rsidR="002F5B90" w:rsidRPr="00451DAC" w:rsidRDefault="002F5B90" w:rsidP="002F5B90">
            <w:pPr>
              <w:contextualSpacing/>
              <w:jc w:val="center"/>
              <w:rPr>
                <w:rFonts w:ascii="Cambria" w:hAnsi="Cambria" w:cstheme="minorHAnsi"/>
                <w:b/>
                <w:sz w:val="24"/>
                <w:szCs w:val="24"/>
              </w:rPr>
            </w:pPr>
            <w:r w:rsidRPr="00451DAC">
              <w:rPr>
                <w:rFonts w:ascii="Cambria" w:hAnsi="Cambria" w:cstheme="minorHAnsi"/>
                <w:b/>
                <w:sz w:val="24"/>
                <w:szCs w:val="24"/>
              </w:rPr>
              <w:t>Date of Revision</w:t>
            </w:r>
          </w:p>
        </w:tc>
        <w:tc>
          <w:tcPr>
            <w:tcW w:w="3871" w:type="dxa"/>
            <w:vAlign w:val="center"/>
          </w:tcPr>
          <w:p w14:paraId="719A9C92" w14:textId="77777777" w:rsidR="002F5B90" w:rsidRPr="00451DAC" w:rsidRDefault="002F5B90" w:rsidP="002F5B90">
            <w:pPr>
              <w:contextualSpacing/>
              <w:jc w:val="center"/>
              <w:rPr>
                <w:rFonts w:ascii="Cambria" w:hAnsi="Cambria" w:cstheme="minorHAnsi"/>
                <w:b/>
                <w:sz w:val="24"/>
                <w:szCs w:val="24"/>
              </w:rPr>
            </w:pPr>
            <w:r w:rsidRPr="00451DAC">
              <w:rPr>
                <w:rFonts w:ascii="Cambria" w:hAnsi="Cambria" w:cstheme="minorHAnsi"/>
                <w:b/>
                <w:sz w:val="24"/>
                <w:szCs w:val="24"/>
              </w:rPr>
              <w:t>Description of Change</w:t>
            </w:r>
          </w:p>
        </w:tc>
      </w:tr>
      <w:tr w:rsidR="002F5B90" w:rsidRPr="002E1AE4" w14:paraId="34350111" w14:textId="77777777" w:rsidTr="00117C31">
        <w:trPr>
          <w:jc w:val="center"/>
        </w:trPr>
        <w:tc>
          <w:tcPr>
            <w:tcW w:w="2875" w:type="dxa"/>
          </w:tcPr>
          <w:p w14:paraId="35B610B8" w14:textId="25BF00BB" w:rsidR="002F5B90" w:rsidRPr="00451DAC" w:rsidRDefault="002F5B90" w:rsidP="002F5B90">
            <w:pPr>
              <w:contextualSpacing/>
              <w:rPr>
                <w:rFonts w:ascii="Times New Roman" w:hAnsi="Times New Roman" w:cs="Times New Roman"/>
                <w:sz w:val="24"/>
                <w:szCs w:val="24"/>
              </w:rPr>
            </w:pPr>
          </w:p>
        </w:tc>
        <w:tc>
          <w:tcPr>
            <w:tcW w:w="2044" w:type="dxa"/>
          </w:tcPr>
          <w:p w14:paraId="24AC3BEF" w14:textId="307DA301" w:rsidR="002F5B90" w:rsidRPr="00451DAC" w:rsidRDefault="002F5B90" w:rsidP="002F5B90">
            <w:pPr>
              <w:contextualSpacing/>
              <w:rPr>
                <w:rFonts w:ascii="Times New Roman" w:hAnsi="Times New Roman" w:cs="Times New Roman"/>
                <w:sz w:val="24"/>
                <w:szCs w:val="24"/>
              </w:rPr>
            </w:pPr>
          </w:p>
        </w:tc>
        <w:tc>
          <w:tcPr>
            <w:tcW w:w="1655" w:type="dxa"/>
          </w:tcPr>
          <w:p w14:paraId="7E841889" w14:textId="4C3449CC" w:rsidR="002F5B90" w:rsidRPr="00451DAC" w:rsidRDefault="002F5B90" w:rsidP="002F5B90">
            <w:pPr>
              <w:contextualSpacing/>
              <w:rPr>
                <w:rFonts w:ascii="Times New Roman" w:hAnsi="Times New Roman" w:cs="Times New Roman"/>
                <w:sz w:val="24"/>
                <w:szCs w:val="24"/>
              </w:rPr>
            </w:pPr>
          </w:p>
        </w:tc>
        <w:tc>
          <w:tcPr>
            <w:tcW w:w="3871" w:type="dxa"/>
          </w:tcPr>
          <w:p w14:paraId="2CAE425F" w14:textId="3CF3AD20" w:rsidR="002F5B90" w:rsidRPr="00451DAC" w:rsidRDefault="002F5B90" w:rsidP="002F5B90">
            <w:pPr>
              <w:contextualSpacing/>
              <w:rPr>
                <w:rFonts w:ascii="Times New Roman" w:hAnsi="Times New Roman" w:cs="Times New Roman"/>
                <w:sz w:val="24"/>
                <w:szCs w:val="24"/>
              </w:rPr>
            </w:pPr>
          </w:p>
        </w:tc>
      </w:tr>
      <w:tr w:rsidR="002F5B90" w:rsidRPr="002E1AE4" w14:paraId="07CFF1CF" w14:textId="77777777" w:rsidTr="00117C31">
        <w:trPr>
          <w:jc w:val="center"/>
        </w:trPr>
        <w:tc>
          <w:tcPr>
            <w:tcW w:w="2875" w:type="dxa"/>
          </w:tcPr>
          <w:p w14:paraId="159A73D8" w14:textId="6945A952" w:rsidR="002F5B90" w:rsidRPr="00451DAC" w:rsidRDefault="002F5B90" w:rsidP="002F5B90">
            <w:pPr>
              <w:contextualSpacing/>
              <w:rPr>
                <w:rFonts w:ascii="Times New Roman" w:hAnsi="Times New Roman" w:cs="Times New Roman"/>
                <w:sz w:val="24"/>
                <w:szCs w:val="24"/>
              </w:rPr>
            </w:pPr>
          </w:p>
        </w:tc>
        <w:tc>
          <w:tcPr>
            <w:tcW w:w="2044" w:type="dxa"/>
          </w:tcPr>
          <w:p w14:paraId="615AF411" w14:textId="5EE32CA3" w:rsidR="002F5B90" w:rsidRPr="00451DAC" w:rsidRDefault="002F5B90" w:rsidP="002F5B90">
            <w:pPr>
              <w:contextualSpacing/>
              <w:rPr>
                <w:rFonts w:ascii="Times New Roman" w:hAnsi="Times New Roman" w:cs="Times New Roman"/>
                <w:sz w:val="24"/>
                <w:szCs w:val="24"/>
              </w:rPr>
            </w:pPr>
          </w:p>
        </w:tc>
        <w:tc>
          <w:tcPr>
            <w:tcW w:w="1655" w:type="dxa"/>
          </w:tcPr>
          <w:p w14:paraId="79521EC4" w14:textId="5291C306" w:rsidR="002F5B90" w:rsidRPr="00451DAC" w:rsidRDefault="002F5B90" w:rsidP="002F5B90">
            <w:pPr>
              <w:contextualSpacing/>
              <w:rPr>
                <w:rFonts w:ascii="Times New Roman" w:hAnsi="Times New Roman" w:cs="Times New Roman"/>
                <w:sz w:val="24"/>
                <w:szCs w:val="24"/>
              </w:rPr>
            </w:pPr>
          </w:p>
        </w:tc>
        <w:tc>
          <w:tcPr>
            <w:tcW w:w="3871" w:type="dxa"/>
          </w:tcPr>
          <w:p w14:paraId="5E73494D" w14:textId="6B456656" w:rsidR="002F5B90" w:rsidRPr="00451DAC" w:rsidRDefault="002F5B90" w:rsidP="002F5B90">
            <w:pPr>
              <w:contextualSpacing/>
              <w:rPr>
                <w:rFonts w:ascii="Times New Roman" w:hAnsi="Times New Roman" w:cs="Times New Roman"/>
                <w:sz w:val="24"/>
                <w:szCs w:val="24"/>
              </w:rPr>
            </w:pPr>
          </w:p>
        </w:tc>
      </w:tr>
    </w:tbl>
    <w:p w14:paraId="4D3B601D" w14:textId="77777777" w:rsidR="002F5B90" w:rsidRDefault="002F5B90" w:rsidP="00AA3463">
      <w:pPr>
        <w:spacing w:after="0" w:line="240" w:lineRule="auto"/>
        <w:rPr>
          <w:rFonts w:ascii="Times New Roman" w:hAnsi="Times New Roman" w:cs="Times New Roman"/>
          <w:sz w:val="24"/>
          <w:szCs w:val="24"/>
        </w:rPr>
      </w:pPr>
    </w:p>
    <w:p w14:paraId="176CFCBD" w14:textId="77777777" w:rsidR="002F5B90" w:rsidRDefault="002F5B90" w:rsidP="00AA3463">
      <w:pPr>
        <w:spacing w:after="0" w:line="240" w:lineRule="auto"/>
        <w:rPr>
          <w:rFonts w:ascii="Times New Roman" w:hAnsi="Times New Roman" w:cs="Times New Roman"/>
          <w:sz w:val="24"/>
          <w:szCs w:val="24"/>
        </w:rPr>
      </w:pPr>
    </w:p>
    <w:p w14:paraId="334076E3" w14:textId="79E3136C" w:rsidR="002F5B90" w:rsidRDefault="002F5B90" w:rsidP="00AA3463">
      <w:pPr>
        <w:spacing w:after="0" w:line="240" w:lineRule="auto"/>
        <w:rPr>
          <w:rFonts w:ascii="Times New Roman" w:hAnsi="Times New Roman" w:cs="Times New Roman"/>
          <w:sz w:val="24"/>
          <w:szCs w:val="24"/>
        </w:rPr>
        <w:sectPr w:rsidR="002F5B90">
          <w:pgSz w:w="12240" w:h="15840"/>
          <w:pgMar w:top="1440" w:right="1440" w:bottom="1440" w:left="1440" w:header="720" w:footer="720" w:gutter="0"/>
          <w:cols w:space="720"/>
          <w:docGrid w:linePitch="360"/>
        </w:sectPr>
      </w:pPr>
    </w:p>
    <w:p w14:paraId="427C186C" w14:textId="61707B8B" w:rsidR="0021394E" w:rsidRDefault="0021394E" w:rsidP="4580DFBB">
      <w:pPr>
        <w:spacing w:after="0" w:line="240" w:lineRule="auto"/>
        <w:rPr>
          <w:rFonts w:ascii="Times New Roman" w:eastAsia="Times New Roman" w:hAnsi="Times New Roman" w:cs="Times New Roman"/>
          <w:sz w:val="24"/>
          <w:szCs w:val="24"/>
        </w:rPr>
      </w:pPr>
    </w:p>
    <w:p w14:paraId="2DC1AD72" w14:textId="18369036" w:rsidR="00AA3463" w:rsidRPr="003B39B0" w:rsidRDefault="00AA3463" w:rsidP="4580DFBB">
      <w:pPr>
        <w:pStyle w:val="Heading2"/>
        <w:rPr>
          <w:rFonts w:ascii="Times New Roman" w:hAnsi="Times New Roman"/>
          <w:sz w:val="24"/>
          <w:szCs w:val="24"/>
        </w:rPr>
      </w:pPr>
      <w:bookmarkStart w:id="12" w:name="_Toc438127365"/>
      <w:bookmarkStart w:id="13" w:name="_Toc441732408"/>
      <w:bookmarkStart w:id="14" w:name="_Toc531072406"/>
      <w:r w:rsidRPr="4580DFBB">
        <w:rPr>
          <w:rFonts w:ascii="Times New Roman" w:hAnsi="Times New Roman"/>
          <w:sz w:val="24"/>
          <w:szCs w:val="24"/>
        </w:rPr>
        <w:t>A</w:t>
      </w:r>
      <w:r w:rsidR="00D23CE0" w:rsidRPr="4580DFBB">
        <w:rPr>
          <w:rFonts w:ascii="Times New Roman" w:hAnsi="Times New Roman"/>
          <w:sz w:val="24"/>
          <w:szCs w:val="24"/>
        </w:rPr>
        <w:t>3</w:t>
      </w:r>
      <w:r w:rsidRPr="4580DFBB">
        <w:rPr>
          <w:rFonts w:ascii="Times New Roman" w:hAnsi="Times New Roman"/>
          <w:sz w:val="24"/>
          <w:szCs w:val="24"/>
        </w:rPr>
        <w:t>. Distribution List</w:t>
      </w:r>
      <w:bookmarkEnd w:id="12"/>
      <w:bookmarkEnd w:id="13"/>
      <w:bookmarkEnd w:id="14"/>
    </w:p>
    <w:p w14:paraId="19FF8D58" w14:textId="26BA360B" w:rsidR="00AA3463" w:rsidRDefault="7F0A45BE"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Joe LiVolsi, QA Officer, ACESD</w:t>
      </w:r>
    </w:p>
    <w:p w14:paraId="4BC82608" w14:textId="2A453617" w:rsidR="00AA3463" w:rsidRDefault="7F0A45BE"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Timothy Gleason, Branch Chief MAB, ACESD</w:t>
      </w:r>
    </w:p>
    <w:p w14:paraId="285E9AB4" w14:textId="19E11A03" w:rsidR="00AA3463" w:rsidRDefault="7F0A45BE"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Jeffrey Hollister, ACESD</w:t>
      </w:r>
    </w:p>
    <w:p w14:paraId="61ABAF96" w14:textId="307036DA" w:rsidR="00AA3463" w:rsidRDefault="7F0A45BE"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Betty Kreakie, Branch Chief WEDB, ACESD</w:t>
      </w:r>
    </w:p>
    <w:p w14:paraId="7A27A974" w14:textId="6CBAF4CF" w:rsidR="00AA3463" w:rsidRDefault="7F0A45BE"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Stephen Shivers, ACESD</w:t>
      </w:r>
    </w:p>
    <w:p w14:paraId="5E9CCC70" w14:textId="77777777" w:rsidR="00AA3463" w:rsidRDefault="00AA3463" w:rsidP="4580DFBB">
      <w:pPr>
        <w:spacing w:after="0" w:line="240" w:lineRule="auto"/>
        <w:rPr>
          <w:rFonts w:ascii="Times New Roman" w:eastAsia="Times New Roman" w:hAnsi="Times New Roman" w:cs="Times New Roman"/>
          <w:sz w:val="24"/>
          <w:szCs w:val="24"/>
        </w:rPr>
      </w:pPr>
    </w:p>
    <w:p w14:paraId="405BC3EC" w14:textId="77777777" w:rsidR="00AA3463" w:rsidRDefault="00AA3463" w:rsidP="4580DFBB">
      <w:pPr>
        <w:spacing w:after="0" w:line="240" w:lineRule="auto"/>
        <w:rPr>
          <w:rFonts w:ascii="Times New Roman" w:eastAsia="Times New Roman" w:hAnsi="Times New Roman" w:cs="Times New Roman"/>
          <w:sz w:val="24"/>
          <w:szCs w:val="24"/>
        </w:rPr>
      </w:pPr>
    </w:p>
    <w:p w14:paraId="1B780968" w14:textId="26494B6B" w:rsidR="003B39B0" w:rsidRDefault="003B39B0" w:rsidP="4580DFBB">
      <w:pPr>
        <w:pStyle w:val="Heading2"/>
        <w:rPr>
          <w:rFonts w:ascii="Times New Roman" w:hAnsi="Times New Roman"/>
          <w:sz w:val="24"/>
          <w:szCs w:val="24"/>
        </w:rPr>
      </w:pPr>
      <w:bookmarkStart w:id="15" w:name="_Toc531072407"/>
      <w:r w:rsidRPr="4580DFBB">
        <w:rPr>
          <w:rFonts w:ascii="Times New Roman" w:hAnsi="Times New Roman"/>
          <w:sz w:val="24"/>
          <w:szCs w:val="24"/>
        </w:rPr>
        <w:t>A</w:t>
      </w:r>
      <w:r w:rsidR="00D23CE0" w:rsidRPr="4580DFBB">
        <w:rPr>
          <w:rFonts w:ascii="Times New Roman" w:hAnsi="Times New Roman"/>
          <w:sz w:val="24"/>
          <w:szCs w:val="24"/>
        </w:rPr>
        <w:t>4</w:t>
      </w:r>
      <w:r w:rsidRPr="4580DFBB">
        <w:rPr>
          <w:rFonts w:ascii="Times New Roman" w:hAnsi="Times New Roman"/>
          <w:sz w:val="24"/>
          <w:szCs w:val="24"/>
        </w:rPr>
        <w:t>. Project Organization</w:t>
      </w:r>
      <w:bookmarkEnd w:id="15"/>
    </w:p>
    <w:p w14:paraId="670D97FF" w14:textId="5C348D14" w:rsidR="00AA3463" w:rsidRDefault="00AA3463" w:rsidP="4580DFBB">
      <w:pPr>
        <w:spacing w:after="0" w:line="240" w:lineRule="auto"/>
        <w:rPr>
          <w:rFonts w:ascii="Times New Roman" w:eastAsia="Times New Roman" w:hAnsi="Times New Roman" w:cs="Times New Roman"/>
          <w:sz w:val="24"/>
          <w:szCs w:val="24"/>
        </w:rPr>
      </w:pPr>
    </w:p>
    <w:tbl>
      <w:tblPr>
        <w:tblStyle w:val="TableGrid"/>
        <w:tblW w:w="9492" w:type="dxa"/>
        <w:tblLayout w:type="fixed"/>
        <w:tblLook w:val="06A0" w:firstRow="1" w:lastRow="0" w:firstColumn="1" w:lastColumn="0" w:noHBand="1" w:noVBand="1"/>
      </w:tblPr>
      <w:tblGrid>
        <w:gridCol w:w="1644"/>
        <w:gridCol w:w="1644"/>
        <w:gridCol w:w="2940"/>
        <w:gridCol w:w="1202"/>
        <w:gridCol w:w="2062"/>
      </w:tblGrid>
      <w:tr w:rsidR="38CA568A" w14:paraId="01123D9D" w14:textId="77777777" w:rsidTr="44BA4F1D">
        <w:tc>
          <w:tcPr>
            <w:tcW w:w="1644" w:type="dxa"/>
          </w:tcPr>
          <w:p w14:paraId="65E996D4" w14:textId="6BAEEBC1" w:rsidR="0B804CA9" w:rsidRDefault="697296BF" w:rsidP="4580DFBB">
            <w:pPr>
              <w:rPr>
                <w:rFonts w:ascii="Times New Roman" w:eastAsia="Times New Roman" w:hAnsi="Times New Roman" w:cs="Times New Roman"/>
                <w:b/>
                <w:bCs/>
                <w:sz w:val="24"/>
                <w:szCs w:val="24"/>
              </w:rPr>
            </w:pPr>
            <w:r w:rsidRPr="4580DFBB">
              <w:rPr>
                <w:rFonts w:ascii="Times New Roman" w:eastAsia="Times New Roman" w:hAnsi="Times New Roman" w:cs="Times New Roman"/>
                <w:b/>
                <w:bCs/>
                <w:sz w:val="24"/>
                <w:szCs w:val="24"/>
              </w:rPr>
              <w:t>Name and Organization</w:t>
            </w:r>
          </w:p>
        </w:tc>
        <w:tc>
          <w:tcPr>
            <w:tcW w:w="1644" w:type="dxa"/>
          </w:tcPr>
          <w:p w14:paraId="41A5D170" w14:textId="0738AAC8" w:rsidR="171429F6" w:rsidRDefault="42A299CB" w:rsidP="171429F6">
            <w:pPr>
              <w:rPr>
                <w:rFonts w:ascii="Times New Roman" w:eastAsia="Times New Roman" w:hAnsi="Times New Roman" w:cs="Times New Roman"/>
                <w:b/>
                <w:bCs/>
                <w:sz w:val="24"/>
                <w:szCs w:val="24"/>
              </w:rPr>
            </w:pPr>
            <w:r w:rsidRPr="44BA4F1D">
              <w:rPr>
                <w:rFonts w:ascii="Times New Roman" w:eastAsia="Times New Roman" w:hAnsi="Times New Roman" w:cs="Times New Roman"/>
                <w:b/>
                <w:bCs/>
                <w:sz w:val="24"/>
                <w:szCs w:val="24"/>
              </w:rPr>
              <w:t>Role</w:t>
            </w:r>
          </w:p>
        </w:tc>
        <w:tc>
          <w:tcPr>
            <w:tcW w:w="2940" w:type="dxa"/>
          </w:tcPr>
          <w:p w14:paraId="786D0810" w14:textId="21EA8065" w:rsidR="0B804CA9" w:rsidRDefault="697296BF" w:rsidP="4580DFBB">
            <w:pPr>
              <w:rPr>
                <w:rFonts w:ascii="Times New Roman" w:eastAsia="Times New Roman" w:hAnsi="Times New Roman" w:cs="Times New Roman"/>
                <w:b/>
                <w:bCs/>
                <w:sz w:val="24"/>
                <w:szCs w:val="24"/>
              </w:rPr>
            </w:pPr>
            <w:r w:rsidRPr="4580DFBB">
              <w:rPr>
                <w:rFonts w:ascii="Times New Roman" w:eastAsia="Times New Roman" w:hAnsi="Times New Roman" w:cs="Times New Roman"/>
                <w:b/>
                <w:bCs/>
                <w:sz w:val="24"/>
                <w:szCs w:val="24"/>
              </w:rPr>
              <w:t>Email</w:t>
            </w:r>
          </w:p>
        </w:tc>
        <w:tc>
          <w:tcPr>
            <w:tcW w:w="1202" w:type="dxa"/>
          </w:tcPr>
          <w:p w14:paraId="3B387DDF" w14:textId="7CBA3717" w:rsidR="0B804CA9" w:rsidRDefault="697296BF" w:rsidP="4580DFBB">
            <w:pPr>
              <w:rPr>
                <w:rFonts w:ascii="Times New Roman" w:eastAsia="Times New Roman" w:hAnsi="Times New Roman" w:cs="Times New Roman"/>
                <w:b/>
                <w:bCs/>
                <w:sz w:val="24"/>
                <w:szCs w:val="24"/>
              </w:rPr>
            </w:pPr>
            <w:proofErr w:type="spellStart"/>
            <w:proofErr w:type="gramStart"/>
            <w:r w:rsidRPr="4580DFBB">
              <w:rPr>
                <w:rFonts w:ascii="Times New Roman" w:eastAsia="Times New Roman" w:hAnsi="Times New Roman" w:cs="Times New Roman"/>
                <w:b/>
                <w:bCs/>
                <w:sz w:val="24"/>
                <w:szCs w:val="24"/>
              </w:rPr>
              <w:t>City,State</w:t>
            </w:r>
            <w:proofErr w:type="spellEnd"/>
            <w:proofErr w:type="gramEnd"/>
          </w:p>
        </w:tc>
        <w:tc>
          <w:tcPr>
            <w:tcW w:w="2062" w:type="dxa"/>
          </w:tcPr>
          <w:p w14:paraId="05B72436" w14:textId="5A90E980" w:rsidR="0B804CA9" w:rsidRDefault="697296BF" w:rsidP="4580DFBB">
            <w:pPr>
              <w:rPr>
                <w:rFonts w:ascii="Times New Roman" w:eastAsia="Times New Roman" w:hAnsi="Times New Roman" w:cs="Times New Roman"/>
                <w:b/>
                <w:bCs/>
                <w:sz w:val="24"/>
                <w:szCs w:val="24"/>
              </w:rPr>
            </w:pPr>
            <w:r w:rsidRPr="4580DFBB">
              <w:rPr>
                <w:rFonts w:ascii="Times New Roman" w:eastAsia="Times New Roman" w:hAnsi="Times New Roman" w:cs="Times New Roman"/>
                <w:b/>
                <w:bCs/>
                <w:sz w:val="24"/>
                <w:szCs w:val="24"/>
              </w:rPr>
              <w:t>Phone</w:t>
            </w:r>
          </w:p>
        </w:tc>
      </w:tr>
      <w:tr w:rsidR="38CA568A" w14:paraId="2519D9F8" w14:textId="77777777" w:rsidTr="44BA4F1D">
        <w:tc>
          <w:tcPr>
            <w:tcW w:w="1644" w:type="dxa"/>
          </w:tcPr>
          <w:p w14:paraId="52524FDA" w14:textId="3C976F81" w:rsidR="0B804CA9" w:rsidRDefault="697296BF"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Stephen Shivers, ACESD</w:t>
            </w:r>
          </w:p>
        </w:tc>
        <w:tc>
          <w:tcPr>
            <w:tcW w:w="1644" w:type="dxa"/>
          </w:tcPr>
          <w:p w14:paraId="50702201" w14:textId="414F6068" w:rsidR="171429F6" w:rsidRDefault="65105325" w:rsidP="171429F6">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ORD Project Co-</w:t>
            </w:r>
            <w:proofErr w:type="gramStart"/>
            <w:r w:rsidRPr="44BA4F1D">
              <w:rPr>
                <w:rFonts w:ascii="Times New Roman" w:eastAsia="Times New Roman" w:hAnsi="Times New Roman" w:cs="Times New Roman"/>
                <w:sz w:val="24"/>
                <w:szCs w:val="24"/>
              </w:rPr>
              <w:t>lead</w:t>
            </w:r>
            <w:proofErr w:type="gramEnd"/>
          </w:p>
        </w:tc>
        <w:tc>
          <w:tcPr>
            <w:tcW w:w="2940" w:type="dxa"/>
          </w:tcPr>
          <w:p w14:paraId="57D71300" w14:textId="3969B3A8" w:rsidR="5902DE65" w:rsidRDefault="10D51584"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shivers.stephen@epa.gov</w:t>
            </w:r>
          </w:p>
        </w:tc>
        <w:tc>
          <w:tcPr>
            <w:tcW w:w="1202" w:type="dxa"/>
          </w:tcPr>
          <w:p w14:paraId="5D73E5B2" w14:textId="60A84C45" w:rsidR="5902DE65" w:rsidRDefault="10D51584"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Narragansett, RI</w:t>
            </w:r>
          </w:p>
        </w:tc>
        <w:tc>
          <w:tcPr>
            <w:tcW w:w="2062" w:type="dxa"/>
          </w:tcPr>
          <w:p w14:paraId="64BBDADC" w14:textId="174D5041" w:rsidR="7CDC9A71" w:rsidRDefault="0CED1CA2"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(401) 782-9629</w:t>
            </w:r>
          </w:p>
        </w:tc>
      </w:tr>
      <w:tr w:rsidR="38CA568A" w14:paraId="0D7AFF53" w14:textId="77777777" w:rsidTr="44BA4F1D">
        <w:tc>
          <w:tcPr>
            <w:tcW w:w="1644" w:type="dxa"/>
          </w:tcPr>
          <w:p w14:paraId="0A036E68" w14:textId="28B02CEA" w:rsidR="0B804CA9" w:rsidRDefault="697296BF"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Jeff Hollister, ACESD</w:t>
            </w:r>
          </w:p>
        </w:tc>
        <w:tc>
          <w:tcPr>
            <w:tcW w:w="1644" w:type="dxa"/>
          </w:tcPr>
          <w:p w14:paraId="15B4D02B" w14:textId="24EE37F0" w:rsidR="171429F6" w:rsidRDefault="5A773671" w:rsidP="171429F6">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ORD Project Co-</w:t>
            </w:r>
            <w:proofErr w:type="gramStart"/>
            <w:r w:rsidRPr="44BA4F1D">
              <w:rPr>
                <w:rFonts w:ascii="Times New Roman" w:eastAsia="Times New Roman" w:hAnsi="Times New Roman" w:cs="Times New Roman"/>
                <w:sz w:val="24"/>
                <w:szCs w:val="24"/>
              </w:rPr>
              <w:t>lead</w:t>
            </w:r>
            <w:proofErr w:type="gramEnd"/>
          </w:p>
        </w:tc>
        <w:tc>
          <w:tcPr>
            <w:tcW w:w="2940" w:type="dxa"/>
          </w:tcPr>
          <w:p w14:paraId="38BD13AC" w14:textId="7186C46D" w:rsidR="0CCEC581" w:rsidRDefault="14DBB55E"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hollister.jeff@epa.gov</w:t>
            </w:r>
          </w:p>
        </w:tc>
        <w:tc>
          <w:tcPr>
            <w:tcW w:w="1202" w:type="dxa"/>
          </w:tcPr>
          <w:p w14:paraId="6F75F95B" w14:textId="222C356C" w:rsidR="777AED3D" w:rsidRDefault="21004B9F"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Narragansett, RI</w:t>
            </w:r>
          </w:p>
          <w:p w14:paraId="4A24FDF1" w14:textId="222C356C" w:rsidR="38CA568A" w:rsidRDefault="38CA568A" w:rsidP="4580DFBB">
            <w:pPr>
              <w:rPr>
                <w:rFonts w:ascii="Times New Roman" w:eastAsia="Times New Roman" w:hAnsi="Times New Roman" w:cs="Times New Roman"/>
                <w:sz w:val="24"/>
                <w:szCs w:val="24"/>
              </w:rPr>
            </w:pPr>
          </w:p>
        </w:tc>
        <w:tc>
          <w:tcPr>
            <w:tcW w:w="2062" w:type="dxa"/>
          </w:tcPr>
          <w:p w14:paraId="1C12BFBB" w14:textId="151F3FDD" w:rsidR="6047061D" w:rsidRDefault="4609F000"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(401) 782-96</w:t>
            </w:r>
            <w:r w:rsidR="31BD18FD" w:rsidRPr="4580DFBB">
              <w:rPr>
                <w:rFonts w:ascii="Times New Roman" w:eastAsia="Times New Roman" w:hAnsi="Times New Roman" w:cs="Times New Roman"/>
                <w:sz w:val="24"/>
                <w:szCs w:val="24"/>
              </w:rPr>
              <w:t>55</w:t>
            </w:r>
          </w:p>
          <w:p w14:paraId="56DAE148" w14:textId="18C23510" w:rsidR="38CA568A" w:rsidRDefault="38CA568A" w:rsidP="4580DFBB">
            <w:pPr>
              <w:rPr>
                <w:rFonts w:ascii="Times New Roman" w:eastAsia="Times New Roman" w:hAnsi="Times New Roman" w:cs="Times New Roman"/>
                <w:sz w:val="24"/>
                <w:szCs w:val="24"/>
              </w:rPr>
            </w:pPr>
          </w:p>
        </w:tc>
      </w:tr>
      <w:tr w:rsidR="38CA568A" w14:paraId="63BA4197" w14:textId="77777777" w:rsidTr="44BA4F1D">
        <w:tc>
          <w:tcPr>
            <w:tcW w:w="1644" w:type="dxa"/>
          </w:tcPr>
          <w:p w14:paraId="1056751A" w14:textId="68E5D85B" w:rsidR="0B804CA9" w:rsidRDefault="697296BF"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Betty Kreakie, ACESD</w:t>
            </w:r>
          </w:p>
        </w:tc>
        <w:tc>
          <w:tcPr>
            <w:tcW w:w="1644" w:type="dxa"/>
          </w:tcPr>
          <w:p w14:paraId="3CF7F64F" w14:textId="0078E61E" w:rsidR="171429F6" w:rsidRDefault="19D97449" w:rsidP="171429F6">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ORD Project Member</w:t>
            </w:r>
          </w:p>
        </w:tc>
        <w:tc>
          <w:tcPr>
            <w:tcW w:w="2940" w:type="dxa"/>
          </w:tcPr>
          <w:p w14:paraId="2D004CD7" w14:textId="7FA78B82" w:rsidR="5F03CFB3" w:rsidRDefault="67C01BA8"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kreakie.betty@epa.gov</w:t>
            </w:r>
          </w:p>
        </w:tc>
        <w:tc>
          <w:tcPr>
            <w:tcW w:w="1202" w:type="dxa"/>
          </w:tcPr>
          <w:p w14:paraId="79B400FC" w14:textId="60A84C45" w:rsidR="4DA50F13" w:rsidRDefault="2B803180"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Narragansett, RI</w:t>
            </w:r>
          </w:p>
          <w:p w14:paraId="0317E97D" w14:textId="25A4B5FC" w:rsidR="38CA568A" w:rsidRDefault="38CA568A" w:rsidP="4580DFBB">
            <w:pPr>
              <w:rPr>
                <w:rFonts w:ascii="Times New Roman" w:eastAsia="Times New Roman" w:hAnsi="Times New Roman" w:cs="Times New Roman"/>
                <w:sz w:val="24"/>
                <w:szCs w:val="24"/>
              </w:rPr>
            </w:pPr>
          </w:p>
        </w:tc>
        <w:tc>
          <w:tcPr>
            <w:tcW w:w="2062" w:type="dxa"/>
          </w:tcPr>
          <w:p w14:paraId="19F08863" w14:textId="1F06EB4F" w:rsidR="6047061D" w:rsidRDefault="4609F000"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(401) 782-</w:t>
            </w:r>
            <w:r w:rsidR="072A8154" w:rsidRPr="4580DFBB">
              <w:rPr>
                <w:rFonts w:ascii="Times New Roman" w:eastAsia="Times New Roman" w:hAnsi="Times New Roman" w:cs="Times New Roman"/>
                <w:sz w:val="24"/>
                <w:szCs w:val="24"/>
              </w:rPr>
              <w:t>3067</w:t>
            </w:r>
          </w:p>
          <w:p w14:paraId="1248F279" w14:textId="41925002" w:rsidR="38CA568A" w:rsidRDefault="38CA568A" w:rsidP="4580DFBB">
            <w:pPr>
              <w:rPr>
                <w:rFonts w:ascii="Times New Roman" w:eastAsia="Times New Roman" w:hAnsi="Times New Roman" w:cs="Times New Roman"/>
                <w:sz w:val="24"/>
                <w:szCs w:val="24"/>
              </w:rPr>
            </w:pPr>
          </w:p>
        </w:tc>
      </w:tr>
      <w:tr w:rsidR="38CA568A" w14:paraId="0C85F4C5" w14:textId="77777777" w:rsidTr="44BA4F1D">
        <w:tc>
          <w:tcPr>
            <w:tcW w:w="1644" w:type="dxa"/>
          </w:tcPr>
          <w:p w14:paraId="60C9E8E3" w14:textId="419C8338" w:rsidR="0B804CA9" w:rsidRDefault="697296BF"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Tim Gleason, ACESD</w:t>
            </w:r>
          </w:p>
        </w:tc>
        <w:tc>
          <w:tcPr>
            <w:tcW w:w="1644" w:type="dxa"/>
          </w:tcPr>
          <w:p w14:paraId="73FE099C" w14:textId="38057AE1" w:rsidR="171429F6" w:rsidRDefault="226E89CA" w:rsidP="171429F6">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ORD Collaborator</w:t>
            </w:r>
          </w:p>
        </w:tc>
        <w:tc>
          <w:tcPr>
            <w:tcW w:w="2940" w:type="dxa"/>
          </w:tcPr>
          <w:p w14:paraId="312FB587" w14:textId="0311FB56" w:rsidR="347AB824" w:rsidRDefault="6AD8451B"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gleason.tim@epa.gov</w:t>
            </w:r>
          </w:p>
        </w:tc>
        <w:tc>
          <w:tcPr>
            <w:tcW w:w="1202" w:type="dxa"/>
          </w:tcPr>
          <w:p w14:paraId="47FAC4A8" w14:textId="60A84C45" w:rsidR="0E672E32" w:rsidRDefault="2D91F3B5"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Narragansett, RI</w:t>
            </w:r>
          </w:p>
          <w:p w14:paraId="201F68E4" w14:textId="765E5BCE" w:rsidR="38CA568A" w:rsidRDefault="38CA568A" w:rsidP="4580DFBB">
            <w:pPr>
              <w:rPr>
                <w:rFonts w:ascii="Times New Roman" w:eastAsia="Times New Roman" w:hAnsi="Times New Roman" w:cs="Times New Roman"/>
                <w:sz w:val="24"/>
                <w:szCs w:val="24"/>
              </w:rPr>
            </w:pPr>
          </w:p>
        </w:tc>
        <w:tc>
          <w:tcPr>
            <w:tcW w:w="2062" w:type="dxa"/>
          </w:tcPr>
          <w:p w14:paraId="4E3F3D68" w14:textId="6747A325" w:rsidR="30F31DFA" w:rsidRDefault="4ADB8F3F"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(401) 782-</w:t>
            </w:r>
            <w:r w:rsidR="35260058" w:rsidRPr="4580DFBB">
              <w:rPr>
                <w:rFonts w:ascii="Times New Roman" w:eastAsia="Times New Roman" w:hAnsi="Times New Roman" w:cs="Times New Roman"/>
                <w:sz w:val="24"/>
                <w:szCs w:val="24"/>
              </w:rPr>
              <w:t>3033</w:t>
            </w:r>
          </w:p>
          <w:p w14:paraId="63672EE4" w14:textId="265112D5" w:rsidR="38CA568A" w:rsidRDefault="38CA568A" w:rsidP="4580DFBB">
            <w:pPr>
              <w:rPr>
                <w:rFonts w:ascii="Times New Roman" w:eastAsia="Times New Roman" w:hAnsi="Times New Roman" w:cs="Times New Roman"/>
                <w:sz w:val="24"/>
                <w:szCs w:val="24"/>
              </w:rPr>
            </w:pPr>
          </w:p>
        </w:tc>
      </w:tr>
      <w:tr w:rsidR="38CA568A" w14:paraId="030F61D9" w14:textId="77777777" w:rsidTr="44BA4F1D">
        <w:tc>
          <w:tcPr>
            <w:tcW w:w="1644" w:type="dxa"/>
          </w:tcPr>
          <w:p w14:paraId="3E5CACFA" w14:textId="6D3ACA72" w:rsidR="31137250" w:rsidRDefault="379EF2E5"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Shasten Sherwell, ORISE, EPA Region 1</w:t>
            </w:r>
          </w:p>
        </w:tc>
        <w:tc>
          <w:tcPr>
            <w:tcW w:w="1644" w:type="dxa"/>
          </w:tcPr>
          <w:p w14:paraId="2BCCFE60" w14:textId="6D7D0481" w:rsidR="171429F6" w:rsidRDefault="0E09B8F9" w:rsidP="171429F6">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ORISE/R1 Collaborator</w:t>
            </w:r>
          </w:p>
        </w:tc>
        <w:tc>
          <w:tcPr>
            <w:tcW w:w="2940" w:type="dxa"/>
          </w:tcPr>
          <w:p w14:paraId="64E4CA73" w14:textId="1730D1C5" w:rsidR="573FA394" w:rsidRDefault="635EE64B"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sherwell.shasten@epa.gov</w:t>
            </w:r>
          </w:p>
        </w:tc>
        <w:tc>
          <w:tcPr>
            <w:tcW w:w="1202" w:type="dxa"/>
          </w:tcPr>
          <w:p w14:paraId="55F44C1E" w14:textId="782135F3" w:rsidR="38CA568A" w:rsidRDefault="5F7E18CC"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Boston, MA</w:t>
            </w:r>
          </w:p>
        </w:tc>
        <w:tc>
          <w:tcPr>
            <w:tcW w:w="2062" w:type="dxa"/>
          </w:tcPr>
          <w:p w14:paraId="1CD34A5C" w14:textId="479F9F4C" w:rsidR="38CA568A" w:rsidRDefault="3E43A82F"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(617) 918-1572</w:t>
            </w:r>
          </w:p>
        </w:tc>
      </w:tr>
      <w:tr w:rsidR="38CA568A" w14:paraId="421B780A" w14:textId="77777777" w:rsidTr="44BA4F1D">
        <w:tc>
          <w:tcPr>
            <w:tcW w:w="1644" w:type="dxa"/>
          </w:tcPr>
          <w:p w14:paraId="331546CD" w14:textId="1384BEDE" w:rsidR="31137250" w:rsidRDefault="379EF2E5"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Ian Dombroski, EPA Region 1/SNEP</w:t>
            </w:r>
          </w:p>
        </w:tc>
        <w:tc>
          <w:tcPr>
            <w:tcW w:w="1644" w:type="dxa"/>
          </w:tcPr>
          <w:p w14:paraId="287AB7BB" w14:textId="6580180C" w:rsidR="171429F6" w:rsidRDefault="25D3DEF3" w:rsidP="44BA4F1D">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R1 Collaborator</w:t>
            </w:r>
          </w:p>
          <w:p w14:paraId="3FC3F435" w14:textId="3A37A28B" w:rsidR="171429F6" w:rsidRDefault="171429F6" w:rsidP="44BA4F1D">
            <w:pPr>
              <w:rPr>
                <w:rFonts w:ascii="Times New Roman" w:eastAsia="Times New Roman" w:hAnsi="Times New Roman" w:cs="Times New Roman"/>
                <w:sz w:val="24"/>
                <w:szCs w:val="24"/>
              </w:rPr>
            </w:pPr>
          </w:p>
        </w:tc>
        <w:tc>
          <w:tcPr>
            <w:tcW w:w="2940" w:type="dxa"/>
          </w:tcPr>
          <w:p w14:paraId="43452264" w14:textId="07B08297" w:rsidR="6C286877" w:rsidRDefault="44141923"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dombroski.ian@epa.gov</w:t>
            </w:r>
          </w:p>
        </w:tc>
        <w:tc>
          <w:tcPr>
            <w:tcW w:w="1202" w:type="dxa"/>
          </w:tcPr>
          <w:p w14:paraId="5187F520" w14:textId="782135F3" w:rsidR="38CA568A" w:rsidRDefault="4CA085FB"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Boston, MA</w:t>
            </w:r>
          </w:p>
          <w:p w14:paraId="0D0AC859" w14:textId="6F283B61" w:rsidR="38CA568A" w:rsidRDefault="38CA568A" w:rsidP="4580DFBB">
            <w:pPr>
              <w:rPr>
                <w:rFonts w:ascii="Times New Roman" w:eastAsia="Times New Roman" w:hAnsi="Times New Roman" w:cs="Times New Roman"/>
                <w:sz w:val="24"/>
                <w:szCs w:val="24"/>
              </w:rPr>
            </w:pPr>
          </w:p>
        </w:tc>
        <w:tc>
          <w:tcPr>
            <w:tcW w:w="2062" w:type="dxa"/>
          </w:tcPr>
          <w:p w14:paraId="0D707CE2" w14:textId="596D32B6" w:rsidR="017FF605" w:rsidRDefault="56811FCF"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(617) 918-1342</w:t>
            </w:r>
          </w:p>
        </w:tc>
      </w:tr>
      <w:tr w:rsidR="38CA568A" w14:paraId="5F522792" w14:textId="77777777" w:rsidTr="44BA4F1D">
        <w:tc>
          <w:tcPr>
            <w:tcW w:w="1644" w:type="dxa"/>
          </w:tcPr>
          <w:p w14:paraId="3406464D" w14:textId="2BFFE635" w:rsidR="31137250" w:rsidRDefault="379EF2E5"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Mary Jo Feuerbach, EPA Region 1/SNEP</w:t>
            </w:r>
          </w:p>
        </w:tc>
        <w:tc>
          <w:tcPr>
            <w:tcW w:w="1644" w:type="dxa"/>
          </w:tcPr>
          <w:p w14:paraId="755EAD7E" w14:textId="6580180C" w:rsidR="171429F6" w:rsidRDefault="6D51B4E5" w:rsidP="44BA4F1D">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R1 Collaborator</w:t>
            </w:r>
          </w:p>
          <w:p w14:paraId="2B7A28BD" w14:textId="174CDC45" w:rsidR="171429F6" w:rsidRDefault="171429F6" w:rsidP="44BA4F1D">
            <w:pPr>
              <w:rPr>
                <w:rFonts w:ascii="Times New Roman" w:eastAsia="Times New Roman" w:hAnsi="Times New Roman" w:cs="Times New Roman"/>
                <w:sz w:val="24"/>
                <w:szCs w:val="24"/>
              </w:rPr>
            </w:pPr>
          </w:p>
        </w:tc>
        <w:tc>
          <w:tcPr>
            <w:tcW w:w="2940" w:type="dxa"/>
          </w:tcPr>
          <w:p w14:paraId="386723A2" w14:textId="2A2E72EC" w:rsidR="3CF8AC91" w:rsidRDefault="29CF0708"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feuerbach.maryjo@epa.gov</w:t>
            </w:r>
          </w:p>
        </w:tc>
        <w:tc>
          <w:tcPr>
            <w:tcW w:w="1202" w:type="dxa"/>
          </w:tcPr>
          <w:p w14:paraId="60957924" w14:textId="782135F3" w:rsidR="38CA568A" w:rsidRDefault="3E0CDDAF"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Boston, MA</w:t>
            </w:r>
          </w:p>
          <w:p w14:paraId="346C234A" w14:textId="06DD3011" w:rsidR="38CA568A" w:rsidRDefault="38CA568A" w:rsidP="4580DFBB">
            <w:pPr>
              <w:rPr>
                <w:rFonts w:ascii="Times New Roman" w:eastAsia="Times New Roman" w:hAnsi="Times New Roman" w:cs="Times New Roman"/>
                <w:sz w:val="24"/>
                <w:szCs w:val="24"/>
              </w:rPr>
            </w:pPr>
          </w:p>
        </w:tc>
        <w:tc>
          <w:tcPr>
            <w:tcW w:w="2062" w:type="dxa"/>
          </w:tcPr>
          <w:p w14:paraId="00FD0044" w14:textId="16F44435" w:rsidR="3549BE46" w:rsidRDefault="50F8F460"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(617) 918-1578</w:t>
            </w:r>
          </w:p>
        </w:tc>
      </w:tr>
      <w:tr w:rsidR="38CA568A" w14:paraId="52314454" w14:textId="77777777" w:rsidTr="44BA4F1D">
        <w:tc>
          <w:tcPr>
            <w:tcW w:w="1644" w:type="dxa"/>
          </w:tcPr>
          <w:p w14:paraId="10A7AD06" w14:textId="1DDCD65B" w:rsidR="3ED43DB3" w:rsidRDefault="51435961"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Hilary Snook, EPA Region 1, NERL</w:t>
            </w:r>
          </w:p>
        </w:tc>
        <w:tc>
          <w:tcPr>
            <w:tcW w:w="1644" w:type="dxa"/>
          </w:tcPr>
          <w:p w14:paraId="01DA4C3E" w14:textId="6580180C" w:rsidR="171429F6" w:rsidRDefault="4EB9753E" w:rsidP="44BA4F1D">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R1 Collaborator</w:t>
            </w:r>
          </w:p>
          <w:p w14:paraId="1DD278B0" w14:textId="2F36CC8F" w:rsidR="171429F6" w:rsidRDefault="171429F6" w:rsidP="44BA4F1D">
            <w:pPr>
              <w:rPr>
                <w:rFonts w:ascii="Times New Roman" w:eastAsia="Times New Roman" w:hAnsi="Times New Roman" w:cs="Times New Roman"/>
                <w:sz w:val="24"/>
                <w:szCs w:val="24"/>
              </w:rPr>
            </w:pPr>
          </w:p>
        </w:tc>
        <w:tc>
          <w:tcPr>
            <w:tcW w:w="2940" w:type="dxa"/>
          </w:tcPr>
          <w:p w14:paraId="67770C63" w14:textId="2EF1FC75" w:rsidR="4E5CB76D" w:rsidRDefault="43E5E42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snook.hilary@epa.gov</w:t>
            </w:r>
          </w:p>
        </w:tc>
        <w:tc>
          <w:tcPr>
            <w:tcW w:w="1202" w:type="dxa"/>
          </w:tcPr>
          <w:p w14:paraId="6E1A885F" w14:textId="03EF5DCD" w:rsidR="38CA568A" w:rsidRDefault="043F65BA"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Chelmsford, MA</w:t>
            </w:r>
          </w:p>
        </w:tc>
        <w:tc>
          <w:tcPr>
            <w:tcW w:w="2062" w:type="dxa"/>
          </w:tcPr>
          <w:p w14:paraId="48D2406C" w14:textId="0B3A5D09" w:rsidR="4E5CB76D" w:rsidRDefault="43E5E42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(617) 918-8670</w:t>
            </w:r>
          </w:p>
        </w:tc>
      </w:tr>
      <w:tr w:rsidR="38CA568A" w14:paraId="43E08075" w14:textId="77777777" w:rsidTr="44BA4F1D">
        <w:tc>
          <w:tcPr>
            <w:tcW w:w="1644" w:type="dxa"/>
          </w:tcPr>
          <w:p w14:paraId="099B5121" w14:textId="1497B2B8" w:rsidR="217547D3" w:rsidRDefault="1F790ABC"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Bryan Zalewsk</w:t>
            </w:r>
            <w:r w:rsidR="311C532F" w:rsidRPr="4580DFBB">
              <w:rPr>
                <w:rFonts w:ascii="Times New Roman" w:eastAsia="Times New Roman" w:hAnsi="Times New Roman" w:cs="Times New Roman"/>
                <w:sz w:val="24"/>
                <w:szCs w:val="24"/>
              </w:rPr>
              <w:t>y</w:t>
            </w:r>
            <w:r w:rsidRPr="4580DFBB">
              <w:rPr>
                <w:rFonts w:ascii="Times New Roman" w:eastAsia="Times New Roman" w:hAnsi="Times New Roman" w:cs="Times New Roman"/>
                <w:sz w:val="24"/>
                <w:szCs w:val="24"/>
              </w:rPr>
              <w:t>, RIDEM</w:t>
            </w:r>
          </w:p>
        </w:tc>
        <w:tc>
          <w:tcPr>
            <w:tcW w:w="1644" w:type="dxa"/>
          </w:tcPr>
          <w:p w14:paraId="6F904346" w14:textId="487B01AD" w:rsidR="171429F6" w:rsidRDefault="427BD8B8" w:rsidP="171429F6">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RIDEM Collaborator</w:t>
            </w:r>
          </w:p>
        </w:tc>
        <w:tc>
          <w:tcPr>
            <w:tcW w:w="2940" w:type="dxa"/>
          </w:tcPr>
          <w:p w14:paraId="10663C36" w14:textId="2D5B6972" w:rsidR="38CA568A" w:rsidRDefault="759F22EF"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brian.zalewsky@dem.ri.gov</w:t>
            </w:r>
          </w:p>
        </w:tc>
        <w:tc>
          <w:tcPr>
            <w:tcW w:w="1202" w:type="dxa"/>
          </w:tcPr>
          <w:p w14:paraId="4E9E8034" w14:textId="5A303247" w:rsidR="38CA568A" w:rsidRDefault="1C228406"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Providence, RI</w:t>
            </w:r>
          </w:p>
        </w:tc>
        <w:tc>
          <w:tcPr>
            <w:tcW w:w="2062" w:type="dxa"/>
          </w:tcPr>
          <w:p w14:paraId="5FE7B402" w14:textId="6474F594" w:rsidR="38CA568A" w:rsidRDefault="18FA032E"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(401) 222-4700 ext. 77145</w:t>
            </w:r>
          </w:p>
        </w:tc>
      </w:tr>
      <w:tr w:rsidR="38CA568A" w14:paraId="0D06F300" w14:textId="77777777" w:rsidTr="44BA4F1D">
        <w:tc>
          <w:tcPr>
            <w:tcW w:w="1644" w:type="dxa"/>
          </w:tcPr>
          <w:p w14:paraId="77BC2BD1" w14:textId="630837A1" w:rsidR="60F83A45" w:rsidRDefault="2C363167"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Jane Sawyers, RIDEM</w:t>
            </w:r>
          </w:p>
        </w:tc>
        <w:tc>
          <w:tcPr>
            <w:tcW w:w="1644" w:type="dxa"/>
          </w:tcPr>
          <w:p w14:paraId="7DC4E749" w14:textId="487B01AD" w:rsidR="171429F6" w:rsidRDefault="22A42BF0" w:rsidP="44BA4F1D">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RIDEM Collaborator</w:t>
            </w:r>
          </w:p>
          <w:p w14:paraId="38447927" w14:textId="252AF0C6" w:rsidR="171429F6" w:rsidRDefault="171429F6" w:rsidP="44BA4F1D">
            <w:pPr>
              <w:rPr>
                <w:rFonts w:ascii="Times New Roman" w:eastAsia="Times New Roman" w:hAnsi="Times New Roman" w:cs="Times New Roman"/>
                <w:sz w:val="24"/>
                <w:szCs w:val="24"/>
              </w:rPr>
            </w:pPr>
          </w:p>
        </w:tc>
        <w:tc>
          <w:tcPr>
            <w:tcW w:w="2940" w:type="dxa"/>
          </w:tcPr>
          <w:p w14:paraId="347632AD" w14:textId="05852E7D" w:rsidR="38CA568A" w:rsidRDefault="7EC9ACEE"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lastRenderedPageBreak/>
              <w:t>jane.sawyers@dem.ri.gov</w:t>
            </w:r>
          </w:p>
        </w:tc>
        <w:tc>
          <w:tcPr>
            <w:tcW w:w="1202" w:type="dxa"/>
          </w:tcPr>
          <w:p w14:paraId="79E800D2" w14:textId="12E49FC3" w:rsidR="38CA568A" w:rsidRDefault="6070015E"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Providence, RI</w:t>
            </w:r>
          </w:p>
        </w:tc>
        <w:tc>
          <w:tcPr>
            <w:tcW w:w="2062" w:type="dxa"/>
          </w:tcPr>
          <w:p w14:paraId="13D370B8" w14:textId="20807053" w:rsidR="38CA568A" w:rsidRDefault="6218A0EF"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(401) 222-4700 ext. 77300</w:t>
            </w:r>
          </w:p>
        </w:tc>
      </w:tr>
    </w:tbl>
    <w:p w14:paraId="58D419CF" w14:textId="0FDE0E79" w:rsidR="44BA4F1D" w:rsidRDefault="44BA4F1D"/>
    <w:p w14:paraId="35DC497B" w14:textId="5FD79153" w:rsidR="44BA4F1D" w:rsidRDefault="44BA4F1D"/>
    <w:p w14:paraId="0F8CFAD7" w14:textId="77777777" w:rsidR="00AA3463" w:rsidRDefault="00AA3463" w:rsidP="4580DFBB">
      <w:pPr>
        <w:spacing w:after="0" w:line="240" w:lineRule="auto"/>
        <w:rPr>
          <w:rFonts w:ascii="Times New Roman" w:eastAsia="Times New Roman" w:hAnsi="Times New Roman" w:cs="Times New Roman"/>
          <w:sz w:val="24"/>
          <w:szCs w:val="24"/>
        </w:rPr>
      </w:pPr>
    </w:p>
    <w:p w14:paraId="2E7FBE7B" w14:textId="77777777" w:rsidR="00AA3463" w:rsidRDefault="00AA3463" w:rsidP="4580DFBB">
      <w:pPr>
        <w:spacing w:after="0" w:line="240" w:lineRule="auto"/>
        <w:rPr>
          <w:rFonts w:ascii="Times New Roman" w:eastAsia="Times New Roman" w:hAnsi="Times New Roman" w:cs="Times New Roman"/>
          <w:sz w:val="24"/>
          <w:szCs w:val="24"/>
        </w:rPr>
      </w:pPr>
    </w:p>
    <w:p w14:paraId="75BB4D3F" w14:textId="70202DE4" w:rsidR="00AA3463" w:rsidRPr="003B39B0" w:rsidRDefault="00541782" w:rsidP="4580DFBB">
      <w:pPr>
        <w:pStyle w:val="Heading2"/>
        <w:rPr>
          <w:rFonts w:ascii="Times New Roman" w:hAnsi="Times New Roman"/>
          <w:sz w:val="24"/>
          <w:szCs w:val="24"/>
        </w:rPr>
      </w:pPr>
      <w:bookmarkStart w:id="16" w:name="_Toc438127367"/>
      <w:bookmarkStart w:id="17" w:name="_Toc441732410"/>
      <w:bookmarkStart w:id="18" w:name="_Toc531072408"/>
      <w:r w:rsidRPr="4580DFBB">
        <w:rPr>
          <w:rFonts w:ascii="Times New Roman" w:hAnsi="Times New Roman"/>
          <w:sz w:val="24"/>
          <w:szCs w:val="24"/>
        </w:rPr>
        <w:t>A</w:t>
      </w:r>
      <w:r w:rsidR="00D23CE0" w:rsidRPr="4580DFBB">
        <w:rPr>
          <w:rFonts w:ascii="Times New Roman" w:hAnsi="Times New Roman"/>
          <w:sz w:val="24"/>
          <w:szCs w:val="24"/>
        </w:rPr>
        <w:t>5</w:t>
      </w:r>
      <w:r w:rsidR="00E44E81" w:rsidRPr="4580DFBB">
        <w:rPr>
          <w:rFonts w:ascii="Times New Roman" w:hAnsi="Times New Roman"/>
          <w:sz w:val="24"/>
          <w:szCs w:val="24"/>
        </w:rPr>
        <w:t xml:space="preserve">. </w:t>
      </w:r>
      <w:r w:rsidRPr="4580DFBB">
        <w:rPr>
          <w:rFonts w:ascii="Times New Roman" w:hAnsi="Times New Roman"/>
          <w:sz w:val="24"/>
          <w:szCs w:val="24"/>
        </w:rPr>
        <w:t>Problem Definition</w:t>
      </w:r>
      <w:r w:rsidR="00E427BC" w:rsidRPr="4580DFBB">
        <w:rPr>
          <w:rFonts w:ascii="Times New Roman" w:hAnsi="Times New Roman"/>
          <w:sz w:val="24"/>
          <w:szCs w:val="24"/>
        </w:rPr>
        <w:t xml:space="preserve"> and </w:t>
      </w:r>
      <w:r w:rsidR="00E44E81" w:rsidRPr="4580DFBB">
        <w:rPr>
          <w:rFonts w:ascii="Times New Roman" w:hAnsi="Times New Roman"/>
          <w:sz w:val="24"/>
          <w:szCs w:val="24"/>
        </w:rPr>
        <w:t>B</w:t>
      </w:r>
      <w:r w:rsidRPr="4580DFBB">
        <w:rPr>
          <w:rFonts w:ascii="Times New Roman" w:hAnsi="Times New Roman"/>
          <w:sz w:val="24"/>
          <w:szCs w:val="24"/>
        </w:rPr>
        <w:t>ackground</w:t>
      </w:r>
      <w:bookmarkEnd w:id="16"/>
      <w:bookmarkEnd w:id="17"/>
      <w:bookmarkEnd w:id="18"/>
    </w:p>
    <w:p w14:paraId="26FB4AFE" w14:textId="77777777" w:rsidR="00747CE4" w:rsidRDefault="00747CE4" w:rsidP="38CA568A">
      <w:pPr>
        <w:spacing w:after="0" w:line="240" w:lineRule="auto"/>
        <w:rPr>
          <w:rFonts w:ascii="Times New Roman" w:eastAsia="Times New Roman" w:hAnsi="Times New Roman" w:cs="Times New Roman"/>
          <w:color w:val="000000" w:themeColor="text1"/>
          <w:sz w:val="24"/>
          <w:szCs w:val="24"/>
        </w:rPr>
      </w:pPr>
    </w:p>
    <w:p w14:paraId="702B1A04" w14:textId="3F73D20F" w:rsidR="00AA3463" w:rsidRDefault="195274C0" w:rsidP="38CA568A">
      <w:p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Cyanobacteria are</w:t>
      </w:r>
      <w:r w:rsidR="00A16405">
        <w:rPr>
          <w:rFonts w:ascii="Times New Roman" w:eastAsia="Times New Roman" w:hAnsi="Times New Roman" w:cs="Times New Roman"/>
          <w:color w:val="000000" w:themeColor="text1"/>
          <w:sz w:val="24"/>
          <w:szCs w:val="24"/>
        </w:rPr>
        <w:t xml:space="preserve"> a</w:t>
      </w:r>
      <w:r w:rsidRPr="4580DFBB">
        <w:rPr>
          <w:rFonts w:ascii="Times New Roman" w:eastAsia="Times New Roman" w:hAnsi="Times New Roman" w:cs="Times New Roman"/>
          <w:color w:val="000000" w:themeColor="text1"/>
          <w:sz w:val="24"/>
          <w:szCs w:val="24"/>
        </w:rPr>
        <w:t xml:space="preserve"> </w:t>
      </w:r>
      <w:r w:rsidR="00A775FD">
        <w:rPr>
          <w:rFonts w:ascii="Times New Roman" w:eastAsia="Times New Roman" w:hAnsi="Times New Roman" w:cs="Times New Roman"/>
          <w:color w:val="000000" w:themeColor="text1"/>
          <w:sz w:val="24"/>
          <w:szCs w:val="24"/>
        </w:rPr>
        <w:t>normal</w:t>
      </w:r>
      <w:r w:rsidR="00A16405">
        <w:rPr>
          <w:rFonts w:ascii="Times New Roman" w:eastAsia="Times New Roman" w:hAnsi="Times New Roman" w:cs="Times New Roman"/>
          <w:color w:val="000000" w:themeColor="text1"/>
          <w:sz w:val="24"/>
          <w:szCs w:val="24"/>
        </w:rPr>
        <w:t>,</w:t>
      </w:r>
      <w:r w:rsidR="00A775FD">
        <w:rPr>
          <w:rFonts w:ascii="Times New Roman" w:eastAsia="Times New Roman" w:hAnsi="Times New Roman" w:cs="Times New Roman"/>
          <w:color w:val="000000" w:themeColor="text1"/>
          <w:sz w:val="24"/>
          <w:szCs w:val="24"/>
        </w:rPr>
        <w:t xml:space="preserve"> ubiquitous </w:t>
      </w:r>
      <w:r w:rsidRPr="4580DFBB">
        <w:rPr>
          <w:rFonts w:ascii="Times New Roman" w:eastAsia="Times New Roman" w:hAnsi="Times New Roman" w:cs="Times New Roman"/>
          <w:color w:val="000000" w:themeColor="text1"/>
          <w:sz w:val="24"/>
          <w:szCs w:val="24"/>
        </w:rPr>
        <w:t>component of the natural environment</w:t>
      </w:r>
      <w:del w:id="19" w:author="Shivers, Stephen" w:date="2021-07-08T15:59:00Z">
        <w:r w:rsidR="00A775FD" w:rsidDel="002C6BA2">
          <w:rPr>
            <w:rFonts w:ascii="Times New Roman" w:eastAsia="Times New Roman" w:hAnsi="Times New Roman" w:cs="Times New Roman"/>
            <w:color w:val="000000" w:themeColor="text1"/>
            <w:sz w:val="24"/>
            <w:szCs w:val="24"/>
          </w:rPr>
          <w:delText>,</w:delText>
        </w:r>
      </w:del>
      <w:r w:rsidRPr="4580DFBB">
        <w:rPr>
          <w:rFonts w:ascii="Times New Roman" w:eastAsia="Times New Roman" w:hAnsi="Times New Roman" w:cs="Times New Roman"/>
          <w:color w:val="000000" w:themeColor="text1"/>
          <w:sz w:val="24"/>
          <w:szCs w:val="24"/>
        </w:rPr>
        <w:t xml:space="preserve"> but</w:t>
      </w:r>
      <w:r w:rsidR="4E98792B" w:rsidRPr="4580DFBB">
        <w:rPr>
          <w:rFonts w:ascii="Times New Roman" w:eastAsia="Times New Roman" w:hAnsi="Times New Roman" w:cs="Times New Roman"/>
          <w:color w:val="000000" w:themeColor="text1"/>
          <w:sz w:val="24"/>
          <w:szCs w:val="24"/>
        </w:rPr>
        <w:t xml:space="preserve"> can proliferate </w:t>
      </w:r>
      <w:r w:rsidR="257CBAF2" w:rsidRPr="4580DFBB">
        <w:rPr>
          <w:rFonts w:ascii="Times New Roman" w:eastAsia="Times New Roman" w:hAnsi="Times New Roman" w:cs="Times New Roman"/>
          <w:color w:val="000000" w:themeColor="text1"/>
          <w:sz w:val="24"/>
          <w:szCs w:val="24"/>
        </w:rPr>
        <w:t>and form</w:t>
      </w:r>
      <w:r w:rsidR="4E98792B" w:rsidRPr="4580DFBB">
        <w:rPr>
          <w:rFonts w:ascii="Times New Roman" w:eastAsia="Times New Roman" w:hAnsi="Times New Roman" w:cs="Times New Roman"/>
          <w:color w:val="000000" w:themeColor="text1"/>
          <w:sz w:val="24"/>
          <w:szCs w:val="24"/>
        </w:rPr>
        <w:t xml:space="preserve"> harmful algal blooms (HABs) under appropriate condition</w:t>
      </w:r>
      <w:r w:rsidR="7179D3DA" w:rsidRPr="4580DFBB">
        <w:rPr>
          <w:rFonts w:ascii="Times New Roman" w:eastAsia="Times New Roman" w:hAnsi="Times New Roman" w:cs="Times New Roman"/>
          <w:color w:val="000000" w:themeColor="text1"/>
          <w:sz w:val="24"/>
          <w:szCs w:val="24"/>
        </w:rPr>
        <w:t xml:space="preserve">s (e.g. increasing temperature and nutrients).  </w:t>
      </w:r>
      <w:r w:rsidRPr="4580DFBB">
        <w:rPr>
          <w:rFonts w:ascii="Times New Roman" w:eastAsia="Times New Roman" w:hAnsi="Times New Roman" w:cs="Times New Roman"/>
          <w:color w:val="000000" w:themeColor="text1"/>
          <w:sz w:val="24"/>
          <w:szCs w:val="24"/>
        </w:rPr>
        <w:t>H</w:t>
      </w:r>
      <w:r w:rsidR="0529C33C" w:rsidRPr="4580DFBB">
        <w:rPr>
          <w:rFonts w:ascii="Times New Roman" w:eastAsia="Times New Roman" w:hAnsi="Times New Roman" w:cs="Times New Roman"/>
          <w:color w:val="000000" w:themeColor="text1"/>
          <w:sz w:val="24"/>
          <w:szCs w:val="24"/>
        </w:rPr>
        <w:t>ABs</w:t>
      </w:r>
      <w:r w:rsidRPr="4580DFBB">
        <w:rPr>
          <w:rFonts w:ascii="Times New Roman" w:eastAsia="Times New Roman" w:hAnsi="Times New Roman" w:cs="Times New Roman"/>
          <w:color w:val="000000" w:themeColor="text1"/>
          <w:sz w:val="24"/>
          <w:szCs w:val="24"/>
        </w:rPr>
        <w:t xml:space="preserve"> are a </w:t>
      </w:r>
      <w:r w:rsidR="00066DEF">
        <w:rPr>
          <w:rFonts w:ascii="Times New Roman" w:eastAsia="Times New Roman" w:hAnsi="Times New Roman" w:cs="Times New Roman"/>
          <w:color w:val="000000" w:themeColor="text1"/>
          <w:sz w:val="24"/>
          <w:szCs w:val="24"/>
        </w:rPr>
        <w:t xml:space="preserve">high priority research topic </w:t>
      </w:r>
      <w:r w:rsidR="084EBB34" w:rsidRPr="4580DFBB">
        <w:rPr>
          <w:rFonts w:ascii="Times New Roman" w:eastAsia="Times New Roman" w:hAnsi="Times New Roman" w:cs="Times New Roman"/>
          <w:color w:val="000000" w:themeColor="text1"/>
          <w:sz w:val="24"/>
          <w:szCs w:val="24"/>
        </w:rPr>
        <w:t xml:space="preserve">for </w:t>
      </w:r>
      <w:r w:rsidR="00066DEF">
        <w:rPr>
          <w:rFonts w:ascii="Times New Roman" w:eastAsia="Times New Roman" w:hAnsi="Times New Roman" w:cs="Times New Roman"/>
          <w:color w:val="000000" w:themeColor="text1"/>
          <w:sz w:val="24"/>
          <w:szCs w:val="24"/>
        </w:rPr>
        <w:t xml:space="preserve">ORD’s </w:t>
      </w:r>
      <w:r w:rsidR="00A775FD">
        <w:rPr>
          <w:rFonts w:ascii="Times New Roman" w:eastAsia="Times New Roman" w:hAnsi="Times New Roman" w:cs="Times New Roman"/>
          <w:color w:val="000000" w:themeColor="text1"/>
          <w:sz w:val="24"/>
          <w:szCs w:val="24"/>
        </w:rPr>
        <w:t xml:space="preserve">Safe and Sustainable Water Resources </w:t>
      </w:r>
      <w:r w:rsidR="00066DEF">
        <w:rPr>
          <w:rFonts w:ascii="Times New Roman" w:eastAsia="Times New Roman" w:hAnsi="Times New Roman" w:cs="Times New Roman"/>
          <w:color w:val="000000" w:themeColor="text1"/>
          <w:sz w:val="24"/>
          <w:szCs w:val="24"/>
        </w:rPr>
        <w:t>(SSWR) program</w:t>
      </w:r>
      <w:r w:rsidRPr="4580DFBB">
        <w:rPr>
          <w:rFonts w:ascii="Times New Roman" w:eastAsia="Times New Roman" w:hAnsi="Times New Roman" w:cs="Times New Roman"/>
          <w:color w:val="000000" w:themeColor="text1"/>
          <w:sz w:val="24"/>
          <w:szCs w:val="24"/>
        </w:rPr>
        <w:t xml:space="preserve">. Understanding </w:t>
      </w:r>
      <w:r w:rsidR="06EB0C7D" w:rsidRPr="4580DFBB">
        <w:rPr>
          <w:rFonts w:ascii="Times New Roman" w:eastAsia="Times New Roman" w:hAnsi="Times New Roman" w:cs="Times New Roman"/>
          <w:color w:val="000000" w:themeColor="text1"/>
          <w:sz w:val="24"/>
          <w:szCs w:val="24"/>
        </w:rPr>
        <w:t>these blooms</w:t>
      </w:r>
      <w:r w:rsidRPr="4580DFBB">
        <w:rPr>
          <w:rFonts w:ascii="Times New Roman" w:eastAsia="Times New Roman" w:hAnsi="Times New Roman" w:cs="Times New Roman"/>
          <w:color w:val="000000" w:themeColor="text1"/>
          <w:sz w:val="24"/>
          <w:szCs w:val="24"/>
        </w:rPr>
        <w:t xml:space="preserve"> is important</w:t>
      </w:r>
      <w:del w:id="20" w:author="Shivers, Stephen" w:date="2021-07-08T16:01:00Z">
        <w:r w:rsidR="00A775FD" w:rsidDel="00C5399D">
          <w:rPr>
            <w:rFonts w:ascii="Times New Roman" w:eastAsia="Times New Roman" w:hAnsi="Times New Roman" w:cs="Times New Roman"/>
            <w:color w:val="000000" w:themeColor="text1"/>
            <w:sz w:val="24"/>
            <w:szCs w:val="24"/>
          </w:rPr>
          <w:delText>,</w:delText>
        </w:r>
      </w:del>
      <w:r w:rsidRPr="4580DFBB">
        <w:rPr>
          <w:rFonts w:ascii="Times New Roman" w:eastAsia="Times New Roman" w:hAnsi="Times New Roman" w:cs="Times New Roman"/>
          <w:color w:val="000000" w:themeColor="text1"/>
          <w:sz w:val="24"/>
          <w:szCs w:val="24"/>
        </w:rPr>
        <w:t xml:space="preserve"> because HABs have the potential to produce toxins, such as microcystin, and to reduce O</w:t>
      </w:r>
      <w:r w:rsidRPr="4580DFBB">
        <w:rPr>
          <w:rFonts w:ascii="Times New Roman" w:eastAsia="Times New Roman" w:hAnsi="Times New Roman" w:cs="Times New Roman"/>
          <w:color w:val="000000" w:themeColor="text1"/>
          <w:sz w:val="24"/>
          <w:szCs w:val="24"/>
          <w:vertAlign w:val="subscript"/>
        </w:rPr>
        <w:t xml:space="preserve">2 </w:t>
      </w:r>
      <w:r w:rsidRPr="4580DFBB">
        <w:rPr>
          <w:rFonts w:ascii="Times New Roman" w:eastAsia="Times New Roman" w:hAnsi="Times New Roman" w:cs="Times New Roman"/>
          <w:color w:val="000000" w:themeColor="text1"/>
          <w:sz w:val="24"/>
          <w:szCs w:val="24"/>
        </w:rPr>
        <w:t xml:space="preserve">levels </w:t>
      </w:r>
      <w:r w:rsidR="3994CBA6" w:rsidRPr="4580DFBB">
        <w:rPr>
          <w:rFonts w:ascii="Times New Roman" w:eastAsia="Times New Roman" w:hAnsi="Times New Roman" w:cs="Times New Roman"/>
          <w:color w:val="000000" w:themeColor="text1"/>
          <w:sz w:val="24"/>
          <w:szCs w:val="24"/>
        </w:rPr>
        <w:t>leading to hypoxia.  These effects can negatively affect</w:t>
      </w:r>
      <w:r w:rsidR="1FB36FB6" w:rsidRPr="4580DFBB">
        <w:rPr>
          <w:rFonts w:ascii="Times New Roman" w:eastAsia="Times New Roman" w:hAnsi="Times New Roman" w:cs="Times New Roman"/>
          <w:color w:val="000000" w:themeColor="text1"/>
          <w:sz w:val="24"/>
          <w:szCs w:val="24"/>
        </w:rPr>
        <w:t xml:space="preserve"> both human health and the environment.  </w:t>
      </w:r>
      <w:r w:rsidR="3199CD9A" w:rsidRPr="4580DFBB">
        <w:rPr>
          <w:rFonts w:ascii="Times New Roman" w:eastAsia="Times New Roman" w:hAnsi="Times New Roman" w:cs="Times New Roman"/>
          <w:color w:val="000000" w:themeColor="text1"/>
          <w:sz w:val="24"/>
          <w:szCs w:val="24"/>
        </w:rPr>
        <w:t>Many studies ha</w:t>
      </w:r>
      <w:r w:rsidR="1A287F63" w:rsidRPr="4580DFBB">
        <w:rPr>
          <w:rFonts w:ascii="Times New Roman" w:eastAsia="Times New Roman" w:hAnsi="Times New Roman" w:cs="Times New Roman"/>
          <w:color w:val="000000" w:themeColor="text1"/>
          <w:sz w:val="24"/>
          <w:szCs w:val="24"/>
        </w:rPr>
        <w:t>ve</w:t>
      </w:r>
      <w:r w:rsidR="3199CD9A" w:rsidRPr="4580DFBB">
        <w:rPr>
          <w:rFonts w:ascii="Times New Roman" w:eastAsia="Times New Roman" w:hAnsi="Times New Roman" w:cs="Times New Roman"/>
          <w:color w:val="000000" w:themeColor="text1"/>
          <w:sz w:val="24"/>
          <w:szCs w:val="24"/>
        </w:rPr>
        <w:t xml:space="preserve"> been conducted on either spatial or temporal dynamics of HABs, but few have addressed both at high frequency.  This project will </w:t>
      </w:r>
      <w:r w:rsidR="5A578FC5" w:rsidRPr="4580DFBB">
        <w:rPr>
          <w:rFonts w:ascii="Times New Roman" w:eastAsia="Times New Roman" w:hAnsi="Times New Roman" w:cs="Times New Roman"/>
          <w:color w:val="000000" w:themeColor="text1"/>
          <w:sz w:val="24"/>
          <w:szCs w:val="24"/>
        </w:rPr>
        <w:t>investigate spatial and temporal dynamics of HABs using high frequency measurements and will address the following objectives</w:t>
      </w:r>
      <w:r w:rsidR="6503D23B" w:rsidRPr="4580DFBB">
        <w:rPr>
          <w:rFonts w:ascii="Times New Roman" w:eastAsia="Times New Roman" w:hAnsi="Times New Roman" w:cs="Times New Roman"/>
          <w:color w:val="000000" w:themeColor="text1"/>
          <w:sz w:val="24"/>
          <w:szCs w:val="24"/>
        </w:rPr>
        <w:t>/questions</w:t>
      </w:r>
      <w:r w:rsidR="5A578FC5" w:rsidRPr="4580DFBB">
        <w:rPr>
          <w:rFonts w:ascii="Times New Roman" w:eastAsia="Times New Roman" w:hAnsi="Times New Roman" w:cs="Times New Roman"/>
          <w:color w:val="000000" w:themeColor="text1"/>
          <w:sz w:val="24"/>
          <w:szCs w:val="24"/>
        </w:rPr>
        <w:t>:</w:t>
      </w:r>
    </w:p>
    <w:p w14:paraId="361268AD" w14:textId="7E205BD1" w:rsidR="38CA568A" w:rsidRDefault="38CA568A" w:rsidP="38CA568A">
      <w:pPr>
        <w:spacing w:after="0" w:line="240" w:lineRule="auto"/>
        <w:ind w:left="360"/>
        <w:rPr>
          <w:rFonts w:ascii="Times New Roman" w:eastAsia="Times New Roman" w:hAnsi="Times New Roman" w:cs="Times New Roman"/>
          <w:color w:val="000000" w:themeColor="text1"/>
          <w:sz w:val="24"/>
          <w:szCs w:val="24"/>
        </w:rPr>
      </w:pPr>
    </w:p>
    <w:p w14:paraId="14239C85" w14:textId="00B6A428" w:rsidR="62341E75" w:rsidRDefault="62341E75" w:rsidP="4580DFBB">
      <w:pPr>
        <w:pStyle w:val="ListParagraph"/>
        <w:numPr>
          <w:ilvl w:val="0"/>
          <w:numId w:val="1"/>
        </w:num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 xml:space="preserve">How </w:t>
      </w:r>
      <w:r w:rsidR="1A0796AD" w:rsidRPr="4580DFBB">
        <w:rPr>
          <w:rFonts w:ascii="Times New Roman" w:eastAsia="Times New Roman" w:hAnsi="Times New Roman" w:cs="Times New Roman"/>
          <w:color w:val="000000" w:themeColor="text1"/>
          <w:sz w:val="24"/>
          <w:szCs w:val="24"/>
        </w:rPr>
        <w:t>are HAB dynamics changing over space and time</w:t>
      </w:r>
      <w:r w:rsidRPr="4580DFBB">
        <w:rPr>
          <w:rFonts w:ascii="Times New Roman" w:eastAsia="Times New Roman" w:hAnsi="Times New Roman" w:cs="Times New Roman"/>
          <w:color w:val="000000" w:themeColor="text1"/>
          <w:sz w:val="24"/>
          <w:szCs w:val="24"/>
        </w:rPr>
        <w:t>?</w:t>
      </w:r>
    </w:p>
    <w:p w14:paraId="45854C29" w14:textId="3D368500" w:rsidR="1C47FAE4" w:rsidRPr="00A16405" w:rsidRDefault="75421032" w:rsidP="00A16405">
      <w:pPr>
        <w:pStyle w:val="ListParagraph"/>
        <w:numPr>
          <w:ilvl w:val="1"/>
          <w:numId w:val="1"/>
        </w:num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 xml:space="preserve"> Which algal indicators (i.e. chlorophyll a and phycocyanin) best describe these dynamics?</w:t>
      </w:r>
    </w:p>
    <w:p w14:paraId="70F0ADF8" w14:textId="687D6825" w:rsidR="75421032" w:rsidRDefault="75421032" w:rsidP="4580DFBB">
      <w:pPr>
        <w:pStyle w:val="ListParagraph"/>
        <w:numPr>
          <w:ilvl w:val="0"/>
          <w:numId w:val="1"/>
        </w:num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Are toxins produced in the blooms?</w:t>
      </w:r>
    </w:p>
    <w:p w14:paraId="3B8838B3" w14:textId="124603E8" w:rsidR="75421032" w:rsidRDefault="75421032" w:rsidP="4580DFBB">
      <w:pPr>
        <w:pStyle w:val="ListParagraph"/>
        <w:numPr>
          <w:ilvl w:val="1"/>
          <w:numId w:val="1"/>
        </w:num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 xml:space="preserve"> Do toxins vary spatially and temporally?</w:t>
      </w:r>
    </w:p>
    <w:p w14:paraId="2294660F" w14:textId="349A36F6" w:rsidR="75421032" w:rsidRDefault="75421032" w:rsidP="4580DFBB">
      <w:pPr>
        <w:pStyle w:val="ListParagraph"/>
        <w:numPr>
          <w:ilvl w:val="1"/>
          <w:numId w:val="1"/>
        </w:num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 xml:space="preserve"> How does toxin production relate to algal indicators?</w:t>
      </w:r>
    </w:p>
    <w:p w14:paraId="762EF3E3" w14:textId="4F624E63" w:rsidR="5E96107E" w:rsidRDefault="5E96107E" w:rsidP="4580DFBB">
      <w:pPr>
        <w:pStyle w:val="ListParagraph"/>
        <w:numPr>
          <w:ilvl w:val="0"/>
          <w:numId w:val="1"/>
        </w:num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 xml:space="preserve">What chemical and physical </w:t>
      </w:r>
      <w:r w:rsidR="672EAB70" w:rsidRPr="4580DFBB">
        <w:rPr>
          <w:rFonts w:ascii="Times New Roman" w:eastAsia="Times New Roman" w:hAnsi="Times New Roman" w:cs="Times New Roman"/>
          <w:color w:val="000000" w:themeColor="text1"/>
          <w:sz w:val="24"/>
          <w:szCs w:val="24"/>
        </w:rPr>
        <w:t xml:space="preserve">measurements </w:t>
      </w:r>
      <w:r w:rsidRPr="4580DFBB">
        <w:rPr>
          <w:rFonts w:ascii="Times New Roman" w:eastAsia="Times New Roman" w:hAnsi="Times New Roman" w:cs="Times New Roman"/>
          <w:color w:val="000000" w:themeColor="text1"/>
          <w:sz w:val="24"/>
          <w:szCs w:val="24"/>
        </w:rPr>
        <w:t xml:space="preserve">(i.e. temperature and pH) best predict HAB </w:t>
      </w:r>
      <w:r w:rsidR="00066DEF">
        <w:rPr>
          <w:rFonts w:ascii="Times New Roman" w:eastAsia="Times New Roman" w:hAnsi="Times New Roman" w:cs="Times New Roman"/>
          <w:color w:val="000000" w:themeColor="text1"/>
          <w:sz w:val="24"/>
          <w:szCs w:val="24"/>
        </w:rPr>
        <w:t>events</w:t>
      </w:r>
      <w:r w:rsidRPr="4580DFBB">
        <w:rPr>
          <w:rFonts w:ascii="Times New Roman" w:eastAsia="Times New Roman" w:hAnsi="Times New Roman" w:cs="Times New Roman"/>
          <w:color w:val="000000" w:themeColor="text1"/>
          <w:sz w:val="24"/>
          <w:szCs w:val="24"/>
        </w:rPr>
        <w:t>?</w:t>
      </w:r>
    </w:p>
    <w:p w14:paraId="267D3012" w14:textId="650BAB13" w:rsidR="5E96107E" w:rsidRDefault="5E96107E" w:rsidP="4580DFBB">
      <w:pPr>
        <w:pStyle w:val="ListParagraph"/>
        <w:numPr>
          <w:ilvl w:val="0"/>
          <w:numId w:val="1"/>
        </w:numPr>
        <w:spacing w:after="0" w:line="240" w:lineRule="auto"/>
        <w:rPr>
          <w:rFonts w:ascii="Times New Roman" w:eastAsia="Times New Roman" w:hAnsi="Times New Roman" w:cs="Times New Roman"/>
          <w:color w:val="000000" w:themeColor="text1"/>
          <w:sz w:val="24"/>
          <w:szCs w:val="24"/>
        </w:rPr>
      </w:pPr>
      <w:commentRangeStart w:id="21"/>
      <w:commentRangeStart w:id="22"/>
      <w:r w:rsidRPr="4580DFBB">
        <w:rPr>
          <w:rFonts w:ascii="Times New Roman" w:eastAsia="Times New Roman" w:hAnsi="Times New Roman" w:cs="Times New Roman"/>
          <w:color w:val="000000" w:themeColor="text1"/>
          <w:sz w:val="24"/>
          <w:szCs w:val="24"/>
        </w:rPr>
        <w:t xml:space="preserve">How does the cyanobacteria community change </w:t>
      </w:r>
      <w:del w:id="23" w:author="Shivers, Stephen" w:date="2021-07-08T15:53:00Z">
        <w:r w:rsidRPr="4580DFBB" w:rsidDel="002C6BA2">
          <w:rPr>
            <w:rFonts w:ascii="Times New Roman" w:eastAsia="Times New Roman" w:hAnsi="Times New Roman" w:cs="Times New Roman"/>
            <w:color w:val="000000" w:themeColor="text1"/>
            <w:sz w:val="24"/>
            <w:szCs w:val="24"/>
          </w:rPr>
          <w:delText>over space and time</w:delText>
        </w:r>
      </w:del>
      <w:ins w:id="24" w:author="Shivers, Stephen" w:date="2021-07-08T15:53:00Z">
        <w:r w:rsidR="002C6BA2">
          <w:rPr>
            <w:rFonts w:ascii="Times New Roman" w:eastAsia="Times New Roman" w:hAnsi="Times New Roman" w:cs="Times New Roman"/>
            <w:color w:val="000000" w:themeColor="text1"/>
            <w:sz w:val="24"/>
            <w:szCs w:val="24"/>
          </w:rPr>
          <w:t>temporally</w:t>
        </w:r>
      </w:ins>
      <w:r w:rsidRPr="4580DFBB">
        <w:rPr>
          <w:rFonts w:ascii="Times New Roman" w:eastAsia="Times New Roman" w:hAnsi="Times New Roman" w:cs="Times New Roman"/>
          <w:color w:val="000000" w:themeColor="text1"/>
          <w:sz w:val="24"/>
          <w:szCs w:val="24"/>
        </w:rPr>
        <w:t>?</w:t>
      </w:r>
      <w:commentRangeEnd w:id="21"/>
      <w:r w:rsidR="00A16405">
        <w:rPr>
          <w:rStyle w:val="CommentReference"/>
        </w:rPr>
        <w:commentReference w:id="21"/>
      </w:r>
      <w:commentRangeEnd w:id="22"/>
      <w:r w:rsidR="002C6BA2">
        <w:rPr>
          <w:rStyle w:val="CommentReference"/>
        </w:rPr>
        <w:commentReference w:id="22"/>
      </w:r>
    </w:p>
    <w:p w14:paraId="409200A4" w14:textId="77777777" w:rsidR="00AA3463" w:rsidRDefault="00AA3463" w:rsidP="4580DFBB">
      <w:pPr>
        <w:spacing w:after="0" w:line="240" w:lineRule="auto"/>
        <w:rPr>
          <w:rFonts w:ascii="Times New Roman" w:eastAsia="Times New Roman" w:hAnsi="Times New Roman" w:cs="Times New Roman"/>
          <w:sz w:val="24"/>
          <w:szCs w:val="24"/>
        </w:rPr>
      </w:pPr>
    </w:p>
    <w:p w14:paraId="1C4F6490" w14:textId="3548C1B0" w:rsidR="00541782" w:rsidRDefault="001347A1" w:rsidP="4580DFBB">
      <w:pPr>
        <w:pStyle w:val="Heading2"/>
        <w:rPr>
          <w:rFonts w:ascii="Times New Roman" w:hAnsi="Times New Roman"/>
          <w:sz w:val="24"/>
          <w:szCs w:val="24"/>
        </w:rPr>
      </w:pPr>
      <w:bookmarkStart w:id="25" w:name="_Toc531072409"/>
      <w:r w:rsidRPr="4580DFBB">
        <w:rPr>
          <w:rFonts w:ascii="Times New Roman" w:hAnsi="Times New Roman"/>
          <w:sz w:val="24"/>
          <w:szCs w:val="24"/>
        </w:rPr>
        <w:t>A</w:t>
      </w:r>
      <w:r w:rsidR="00D23CE0" w:rsidRPr="4580DFBB">
        <w:rPr>
          <w:rFonts w:ascii="Times New Roman" w:hAnsi="Times New Roman"/>
          <w:sz w:val="24"/>
          <w:szCs w:val="24"/>
        </w:rPr>
        <w:t>6</w:t>
      </w:r>
      <w:r w:rsidRPr="4580DFBB">
        <w:rPr>
          <w:rFonts w:ascii="Times New Roman" w:hAnsi="Times New Roman"/>
          <w:sz w:val="24"/>
          <w:szCs w:val="24"/>
        </w:rPr>
        <w:t>. Project/Task Description</w:t>
      </w:r>
      <w:bookmarkEnd w:id="25"/>
    </w:p>
    <w:p w14:paraId="0E56CCE0" w14:textId="77777777" w:rsidR="00005EB7" w:rsidRDefault="00005EB7" w:rsidP="4580DFBB">
      <w:pPr>
        <w:spacing w:after="0" w:line="240" w:lineRule="auto"/>
        <w:rPr>
          <w:rFonts w:ascii="Times New Roman" w:eastAsia="Times New Roman" w:hAnsi="Times New Roman" w:cs="Times New Roman"/>
          <w:sz w:val="24"/>
          <w:szCs w:val="24"/>
        </w:rPr>
      </w:pPr>
    </w:p>
    <w:p w14:paraId="233CBF4B" w14:textId="3744CC57" w:rsidR="001347A1" w:rsidRDefault="623D2C19"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To </w:t>
      </w:r>
      <w:r w:rsidR="7480E723" w:rsidRPr="4580DFBB">
        <w:rPr>
          <w:rFonts w:ascii="Times New Roman" w:eastAsia="Times New Roman" w:hAnsi="Times New Roman" w:cs="Times New Roman"/>
          <w:sz w:val="24"/>
          <w:szCs w:val="24"/>
        </w:rPr>
        <w:t>investiga</w:t>
      </w:r>
      <w:r w:rsidRPr="4580DFBB">
        <w:rPr>
          <w:rFonts w:ascii="Times New Roman" w:eastAsia="Times New Roman" w:hAnsi="Times New Roman" w:cs="Times New Roman"/>
          <w:sz w:val="24"/>
          <w:szCs w:val="24"/>
        </w:rPr>
        <w:t>t</w:t>
      </w:r>
      <w:r w:rsidR="7480E723" w:rsidRPr="4580DFBB">
        <w:rPr>
          <w:rFonts w:ascii="Times New Roman" w:eastAsia="Times New Roman" w:hAnsi="Times New Roman" w:cs="Times New Roman"/>
          <w:sz w:val="24"/>
          <w:szCs w:val="24"/>
        </w:rPr>
        <w:t>e temporal dynamics of HABs</w:t>
      </w:r>
      <w:r w:rsidRPr="4580DFBB">
        <w:rPr>
          <w:rFonts w:ascii="Times New Roman" w:eastAsia="Times New Roman" w:hAnsi="Times New Roman" w:cs="Times New Roman"/>
          <w:sz w:val="24"/>
          <w:szCs w:val="24"/>
        </w:rPr>
        <w:t>, two buoys with</w:t>
      </w:r>
      <w:r w:rsidR="4BA45DBE" w:rsidRPr="4580DFBB">
        <w:rPr>
          <w:rFonts w:ascii="Times New Roman" w:eastAsia="Times New Roman" w:hAnsi="Times New Roman" w:cs="Times New Roman"/>
          <w:sz w:val="24"/>
          <w:szCs w:val="24"/>
        </w:rPr>
        <w:t xml:space="preserve"> sensor packages</w:t>
      </w:r>
      <w:r w:rsidR="648EBC14" w:rsidRPr="4580DFBB">
        <w:rPr>
          <w:rFonts w:ascii="Times New Roman" w:eastAsia="Times New Roman" w:hAnsi="Times New Roman" w:cs="Times New Roman"/>
          <w:sz w:val="24"/>
          <w:szCs w:val="24"/>
        </w:rPr>
        <w:t xml:space="preserve"> and weather stations</w:t>
      </w:r>
      <w:r w:rsidR="4BA45DBE" w:rsidRPr="4580DFBB">
        <w:rPr>
          <w:rFonts w:ascii="Times New Roman" w:eastAsia="Times New Roman" w:hAnsi="Times New Roman" w:cs="Times New Roman"/>
          <w:sz w:val="24"/>
          <w:szCs w:val="24"/>
        </w:rPr>
        <w:t xml:space="preserve"> will be d</w:t>
      </w:r>
      <w:r w:rsidR="55B4803E" w:rsidRPr="4580DFBB">
        <w:rPr>
          <w:rFonts w:ascii="Times New Roman" w:eastAsia="Times New Roman" w:hAnsi="Times New Roman" w:cs="Times New Roman"/>
          <w:sz w:val="24"/>
          <w:szCs w:val="24"/>
        </w:rPr>
        <w:t xml:space="preserve">eployed </w:t>
      </w:r>
      <w:r w:rsidR="00A11F2C">
        <w:rPr>
          <w:rFonts w:ascii="Times New Roman" w:eastAsia="Times New Roman" w:hAnsi="Times New Roman" w:cs="Times New Roman"/>
          <w:sz w:val="24"/>
          <w:szCs w:val="24"/>
        </w:rPr>
        <w:t xml:space="preserve">in </w:t>
      </w:r>
      <w:r w:rsidR="55B4803E" w:rsidRPr="4580DFBB">
        <w:rPr>
          <w:rFonts w:ascii="Times New Roman" w:eastAsia="Times New Roman" w:hAnsi="Times New Roman" w:cs="Times New Roman"/>
          <w:sz w:val="24"/>
          <w:szCs w:val="24"/>
        </w:rPr>
        <w:t>two ponds</w:t>
      </w:r>
      <w:r w:rsidR="00D32ED3">
        <w:rPr>
          <w:rFonts w:ascii="Times New Roman" w:eastAsia="Times New Roman" w:hAnsi="Times New Roman" w:cs="Times New Roman"/>
          <w:sz w:val="24"/>
          <w:szCs w:val="24"/>
        </w:rPr>
        <w:t xml:space="preserve"> in Barnstable, MA: Hamblin</w:t>
      </w:r>
      <w:r w:rsidR="0BAA103E" w:rsidRPr="4580DFBB">
        <w:rPr>
          <w:rFonts w:ascii="Times New Roman" w:eastAsia="Times New Roman" w:hAnsi="Times New Roman" w:cs="Times New Roman"/>
          <w:sz w:val="24"/>
          <w:szCs w:val="24"/>
        </w:rPr>
        <w:t xml:space="preserve"> Pond and Shubael Pond</w:t>
      </w:r>
      <w:r w:rsidR="332D402E" w:rsidRPr="4580DFBB">
        <w:rPr>
          <w:rFonts w:ascii="Times New Roman" w:eastAsia="Times New Roman" w:hAnsi="Times New Roman" w:cs="Times New Roman"/>
          <w:sz w:val="24"/>
          <w:szCs w:val="24"/>
        </w:rPr>
        <w:t xml:space="preserve">.  Ideally, these will be deployed before blooms begin and remain in place through the end of the growing season.  To investigate spatial dynamics of HABs, </w:t>
      </w:r>
      <w:r w:rsidR="0E6045DB" w:rsidRPr="4580DFBB">
        <w:rPr>
          <w:rFonts w:ascii="Times New Roman" w:eastAsia="Times New Roman" w:hAnsi="Times New Roman" w:cs="Times New Roman"/>
          <w:sz w:val="24"/>
          <w:szCs w:val="24"/>
        </w:rPr>
        <w:t>a flow-through system (</w:t>
      </w:r>
      <w:r w:rsidR="003E24C9">
        <w:rPr>
          <w:rFonts w:ascii="Times New Roman" w:eastAsia="Times New Roman" w:hAnsi="Times New Roman" w:cs="Times New Roman"/>
          <w:sz w:val="24"/>
          <w:szCs w:val="24"/>
        </w:rPr>
        <w:t>e.g. the Fast Limnological Automated Measurements (</w:t>
      </w:r>
      <w:proofErr w:type="spellStart"/>
      <w:r w:rsidR="0E6045DB" w:rsidRPr="4580DFBB">
        <w:rPr>
          <w:rFonts w:ascii="Times New Roman" w:eastAsia="Times New Roman" w:hAnsi="Times New Roman" w:cs="Times New Roman"/>
          <w:sz w:val="24"/>
          <w:szCs w:val="24"/>
        </w:rPr>
        <w:t>FLAMe</w:t>
      </w:r>
      <w:proofErr w:type="spellEnd"/>
      <w:r w:rsidR="003E24C9">
        <w:rPr>
          <w:rFonts w:ascii="Times New Roman" w:eastAsia="Times New Roman" w:hAnsi="Times New Roman" w:cs="Times New Roman"/>
          <w:sz w:val="24"/>
          <w:szCs w:val="24"/>
        </w:rPr>
        <w:t>)</w:t>
      </w:r>
      <w:r w:rsidR="0E6045DB" w:rsidRPr="4580DFBB">
        <w:rPr>
          <w:rFonts w:ascii="Times New Roman" w:eastAsia="Times New Roman" w:hAnsi="Times New Roman" w:cs="Times New Roman"/>
          <w:sz w:val="24"/>
          <w:szCs w:val="24"/>
        </w:rPr>
        <w:t xml:space="preserve"> – developed by University of Wisconsin) will </w:t>
      </w:r>
      <w:r w:rsidR="1108425E" w:rsidRPr="4580DFBB">
        <w:rPr>
          <w:rFonts w:ascii="Times New Roman" w:eastAsia="Times New Roman" w:hAnsi="Times New Roman" w:cs="Times New Roman"/>
          <w:sz w:val="24"/>
          <w:szCs w:val="24"/>
        </w:rPr>
        <w:t>analyze water samples while a boat navigates a predefined path in the ponds.  Combining these two high frequency methods will allow for</w:t>
      </w:r>
      <w:r w:rsidR="00747CE4" w:rsidRPr="4580DFBB">
        <w:rPr>
          <w:rFonts w:ascii="Times New Roman" w:eastAsia="Times New Roman" w:hAnsi="Times New Roman" w:cs="Times New Roman"/>
          <w:sz w:val="24"/>
          <w:szCs w:val="24"/>
        </w:rPr>
        <w:t xml:space="preserve"> a</w:t>
      </w:r>
      <w:r w:rsidR="1108425E" w:rsidRPr="4580DFBB">
        <w:rPr>
          <w:rFonts w:ascii="Times New Roman" w:eastAsia="Times New Roman" w:hAnsi="Times New Roman" w:cs="Times New Roman"/>
          <w:sz w:val="24"/>
          <w:szCs w:val="24"/>
        </w:rPr>
        <w:t xml:space="preserve"> comprehensiv</w:t>
      </w:r>
      <w:r w:rsidR="200EA2FF" w:rsidRPr="4580DFBB">
        <w:rPr>
          <w:rFonts w:ascii="Times New Roman" w:eastAsia="Times New Roman" w:hAnsi="Times New Roman" w:cs="Times New Roman"/>
          <w:sz w:val="24"/>
          <w:szCs w:val="24"/>
        </w:rPr>
        <w:t>e analysis of</w:t>
      </w:r>
      <w:r w:rsidR="0AEF2388" w:rsidRPr="4580DFBB">
        <w:rPr>
          <w:rFonts w:ascii="Times New Roman" w:eastAsia="Times New Roman" w:hAnsi="Times New Roman" w:cs="Times New Roman"/>
          <w:sz w:val="24"/>
          <w:szCs w:val="24"/>
        </w:rPr>
        <w:t xml:space="preserve"> the spatial and temporal dynamics of</w:t>
      </w:r>
      <w:r w:rsidR="200EA2FF" w:rsidRPr="4580DFBB">
        <w:rPr>
          <w:rFonts w:ascii="Times New Roman" w:eastAsia="Times New Roman" w:hAnsi="Times New Roman" w:cs="Times New Roman"/>
          <w:sz w:val="24"/>
          <w:szCs w:val="24"/>
        </w:rPr>
        <w:t xml:space="preserve"> HABs.</w:t>
      </w:r>
    </w:p>
    <w:p w14:paraId="556BD618" w14:textId="3DDDD2E4" w:rsidR="38CA568A" w:rsidRDefault="38CA568A" w:rsidP="4580DFBB">
      <w:pPr>
        <w:spacing w:after="0" w:line="240" w:lineRule="auto"/>
        <w:rPr>
          <w:rFonts w:ascii="Times New Roman" w:eastAsia="Times New Roman" w:hAnsi="Times New Roman" w:cs="Times New Roman"/>
          <w:sz w:val="24"/>
          <w:szCs w:val="24"/>
        </w:rPr>
      </w:pPr>
    </w:p>
    <w:p w14:paraId="2DB61BE6" w14:textId="4CB36B0D" w:rsidR="200EA2FF" w:rsidRDefault="200EA2FF" w:rsidP="4580DFBB">
      <w:pPr>
        <w:spacing w:after="0" w:line="240" w:lineRule="auto"/>
        <w:rPr>
          <w:rFonts w:ascii="Times New Roman" w:eastAsia="Times New Roman" w:hAnsi="Times New Roman" w:cs="Times New Roman"/>
          <w:i/>
          <w:iCs/>
          <w:sz w:val="24"/>
          <w:szCs w:val="24"/>
        </w:rPr>
      </w:pPr>
      <w:r w:rsidRPr="4580DFBB">
        <w:rPr>
          <w:rFonts w:ascii="Times New Roman" w:eastAsia="Times New Roman" w:hAnsi="Times New Roman" w:cs="Times New Roman"/>
          <w:i/>
          <w:iCs/>
          <w:sz w:val="24"/>
          <w:szCs w:val="24"/>
        </w:rPr>
        <w:t>Site Description</w:t>
      </w:r>
    </w:p>
    <w:p w14:paraId="1683EDB9" w14:textId="6B53CB39" w:rsidR="38CA568A" w:rsidRDefault="38CA568A" w:rsidP="4580DFBB">
      <w:pPr>
        <w:spacing w:after="0" w:line="240" w:lineRule="auto"/>
        <w:rPr>
          <w:rFonts w:ascii="Times New Roman" w:eastAsia="Times New Roman" w:hAnsi="Times New Roman" w:cs="Times New Roman"/>
          <w:i/>
          <w:iCs/>
          <w:sz w:val="24"/>
          <w:szCs w:val="24"/>
        </w:rPr>
      </w:pPr>
    </w:p>
    <w:p w14:paraId="4944EFA7" w14:textId="642524A3" w:rsidR="200EA2FF" w:rsidRDefault="00302E38" w:rsidP="4580DFBB">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Hamblin Pond is a small kettle pond (46.4 ha) with a maximum depth of 19.1 m located in Barnstable, Massachusetts.  Typical of a kettle pond, Hamblin </w:t>
      </w:r>
      <w:r w:rsidR="006015C2">
        <w:rPr>
          <w:rFonts w:ascii="Times New Roman" w:eastAsia="Times New Roman" w:hAnsi="Times New Roman" w:cs="Times New Roman"/>
          <w:color w:val="000000" w:themeColor="text1"/>
          <w:sz w:val="24"/>
          <w:szCs w:val="24"/>
        </w:rPr>
        <w:t>P</w:t>
      </w:r>
      <w:r>
        <w:rPr>
          <w:rFonts w:ascii="Times New Roman" w:eastAsia="Times New Roman" w:hAnsi="Times New Roman" w:cs="Times New Roman"/>
          <w:color w:val="000000" w:themeColor="text1"/>
          <w:sz w:val="24"/>
          <w:szCs w:val="24"/>
        </w:rPr>
        <w:t xml:space="preserve">ond lacks a surface water connection but does have groundwater connectivity and receives groundwater inflow from an </w:t>
      </w:r>
      <w:r>
        <w:rPr>
          <w:rFonts w:ascii="Times New Roman" w:eastAsia="Times New Roman" w:hAnsi="Times New Roman" w:cs="Times New Roman"/>
          <w:color w:val="000000" w:themeColor="text1"/>
          <w:sz w:val="24"/>
          <w:szCs w:val="24"/>
        </w:rPr>
        <w:lastRenderedPageBreak/>
        <w:t xml:space="preserve">adjacent pond (Middle Pond).  </w:t>
      </w:r>
      <w:r w:rsidR="006015C2">
        <w:rPr>
          <w:rFonts w:ascii="Times New Roman" w:eastAsia="Times New Roman" w:hAnsi="Times New Roman" w:cs="Times New Roman"/>
          <w:color w:val="000000" w:themeColor="text1"/>
          <w:sz w:val="24"/>
          <w:szCs w:val="24"/>
        </w:rPr>
        <w:t>Hamblin Pond has history of algal blooms resulting from high internal phosphorus loading from agricultural sources near the pond.  Alum treatments were performed in 1995 and 2015 and no HAB advisories have been issued after the last treatment.</w:t>
      </w:r>
    </w:p>
    <w:p w14:paraId="34510A69" w14:textId="7DF118D0" w:rsidR="38CA568A" w:rsidRDefault="38CA568A" w:rsidP="38CA568A">
      <w:pPr>
        <w:rPr>
          <w:rFonts w:ascii="Times New Roman" w:eastAsia="Times New Roman" w:hAnsi="Times New Roman" w:cs="Times New Roman"/>
          <w:color w:val="000000" w:themeColor="text1"/>
          <w:sz w:val="24"/>
          <w:szCs w:val="24"/>
        </w:rPr>
      </w:pPr>
    </w:p>
    <w:p w14:paraId="0A4A2566" w14:textId="2208005D" w:rsidR="54AF3470" w:rsidRDefault="54AF3470" w:rsidP="38CA568A">
      <w:pPr>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Shubael Pond is a small kettle pond (22.7 hectares)</w:t>
      </w:r>
      <w:r w:rsidR="1FB1C46A" w:rsidRPr="4580DFBB">
        <w:rPr>
          <w:rFonts w:ascii="Times New Roman" w:eastAsia="Times New Roman" w:hAnsi="Times New Roman" w:cs="Times New Roman"/>
          <w:color w:val="000000" w:themeColor="text1"/>
          <w:sz w:val="24"/>
          <w:szCs w:val="24"/>
        </w:rPr>
        <w:t xml:space="preserve"> with a maximum depth of 12.2 m located in</w:t>
      </w:r>
      <w:r w:rsidR="3A678417" w:rsidRPr="4580DFBB">
        <w:rPr>
          <w:rFonts w:ascii="Times New Roman" w:eastAsia="Times New Roman" w:hAnsi="Times New Roman" w:cs="Times New Roman"/>
          <w:color w:val="000000" w:themeColor="text1"/>
          <w:sz w:val="24"/>
          <w:szCs w:val="24"/>
        </w:rPr>
        <w:t xml:space="preserve"> Barnstable, Massachusetts.</w:t>
      </w:r>
      <w:r w:rsidR="58518A92" w:rsidRPr="4580DFBB">
        <w:rPr>
          <w:rFonts w:ascii="Times New Roman" w:eastAsia="Times New Roman" w:hAnsi="Times New Roman" w:cs="Times New Roman"/>
          <w:color w:val="000000" w:themeColor="text1"/>
          <w:sz w:val="24"/>
          <w:szCs w:val="24"/>
        </w:rPr>
        <w:t xml:space="preserve">  Typical of a kettle pond, Shubael Pond lacks surface water connectivity with groundwater being the primary hyd</w:t>
      </w:r>
      <w:r w:rsidR="17E23A32" w:rsidRPr="4580DFBB">
        <w:rPr>
          <w:rFonts w:ascii="Times New Roman" w:eastAsia="Times New Roman" w:hAnsi="Times New Roman" w:cs="Times New Roman"/>
          <w:color w:val="000000" w:themeColor="text1"/>
          <w:sz w:val="24"/>
          <w:szCs w:val="24"/>
        </w:rPr>
        <w:t>rologic connection.</w:t>
      </w:r>
      <w:r w:rsidR="5F73B0D9" w:rsidRPr="4580DFBB">
        <w:rPr>
          <w:rFonts w:ascii="Times New Roman" w:eastAsia="Times New Roman" w:hAnsi="Times New Roman" w:cs="Times New Roman"/>
          <w:color w:val="000000" w:themeColor="text1"/>
          <w:sz w:val="24"/>
          <w:szCs w:val="24"/>
        </w:rPr>
        <w:t xml:space="preserve">  Shubael Pond</w:t>
      </w:r>
      <w:r w:rsidR="4663E5F9" w:rsidRPr="4580DFBB">
        <w:rPr>
          <w:rFonts w:ascii="Times New Roman" w:eastAsia="Times New Roman" w:hAnsi="Times New Roman" w:cs="Times New Roman"/>
          <w:color w:val="000000" w:themeColor="text1"/>
          <w:sz w:val="24"/>
          <w:szCs w:val="24"/>
        </w:rPr>
        <w:t>, historically classified as oligotrophic, has experienced HABs in recent years resulting in pond closures to the public.</w:t>
      </w:r>
      <w:r w:rsidR="01DC9C86" w:rsidRPr="4580DFBB">
        <w:rPr>
          <w:rFonts w:ascii="Times New Roman" w:eastAsia="Times New Roman" w:hAnsi="Times New Roman" w:cs="Times New Roman"/>
          <w:color w:val="000000" w:themeColor="text1"/>
          <w:sz w:val="24"/>
          <w:szCs w:val="24"/>
        </w:rPr>
        <w:t xml:space="preserve">  Converting a block of houses northwest of the pond to improved septic systems</w:t>
      </w:r>
      <w:r w:rsidR="47291B2B" w:rsidRPr="4580DFBB">
        <w:rPr>
          <w:rFonts w:ascii="Times New Roman" w:eastAsia="Times New Roman" w:hAnsi="Times New Roman" w:cs="Times New Roman"/>
          <w:color w:val="000000" w:themeColor="text1"/>
          <w:sz w:val="24"/>
          <w:szCs w:val="24"/>
        </w:rPr>
        <w:t>,</w:t>
      </w:r>
      <w:r w:rsidR="01DC9C86" w:rsidRPr="4580DFBB">
        <w:rPr>
          <w:rFonts w:ascii="Times New Roman" w:eastAsia="Times New Roman" w:hAnsi="Times New Roman" w:cs="Times New Roman"/>
          <w:color w:val="000000" w:themeColor="text1"/>
          <w:sz w:val="24"/>
          <w:szCs w:val="24"/>
        </w:rPr>
        <w:t xml:space="preserve"> as part of </w:t>
      </w:r>
      <w:r w:rsidR="51B9E5D3" w:rsidRPr="4580DFBB">
        <w:rPr>
          <w:rFonts w:ascii="Times New Roman" w:eastAsia="Times New Roman" w:hAnsi="Times New Roman" w:cs="Times New Roman"/>
          <w:color w:val="000000" w:themeColor="text1"/>
          <w:sz w:val="24"/>
          <w:szCs w:val="24"/>
        </w:rPr>
        <w:t xml:space="preserve">the </w:t>
      </w:r>
      <w:r w:rsidR="00066DEF">
        <w:rPr>
          <w:rFonts w:ascii="Times New Roman" w:eastAsia="Times New Roman" w:hAnsi="Times New Roman" w:cs="Times New Roman"/>
          <w:color w:val="000000" w:themeColor="text1"/>
          <w:sz w:val="24"/>
          <w:szCs w:val="24"/>
        </w:rPr>
        <w:t xml:space="preserve">ORD’s </w:t>
      </w:r>
      <w:r w:rsidR="60638F23" w:rsidRPr="4580DFBB">
        <w:rPr>
          <w:rFonts w:ascii="Times New Roman" w:eastAsia="Times New Roman" w:hAnsi="Times New Roman" w:cs="Times New Roman"/>
          <w:color w:val="000000" w:themeColor="text1"/>
          <w:sz w:val="24"/>
          <w:szCs w:val="24"/>
        </w:rPr>
        <w:t xml:space="preserve">Nutrients Solution-Driven Research </w:t>
      </w:r>
      <w:r w:rsidR="00620617">
        <w:rPr>
          <w:rFonts w:ascii="Times New Roman" w:eastAsia="Times New Roman" w:hAnsi="Times New Roman" w:cs="Times New Roman"/>
          <w:color w:val="000000" w:themeColor="text1"/>
          <w:sz w:val="24"/>
          <w:szCs w:val="24"/>
        </w:rPr>
        <w:t xml:space="preserve">(SDR) </w:t>
      </w:r>
      <w:r w:rsidR="60638F23" w:rsidRPr="4580DFBB">
        <w:rPr>
          <w:rFonts w:ascii="Times New Roman" w:eastAsia="Times New Roman" w:hAnsi="Times New Roman" w:cs="Times New Roman"/>
          <w:color w:val="000000" w:themeColor="text1"/>
          <w:sz w:val="24"/>
          <w:szCs w:val="24"/>
        </w:rPr>
        <w:t>project</w:t>
      </w:r>
      <w:r w:rsidR="00066DEF">
        <w:rPr>
          <w:rFonts w:ascii="Times New Roman" w:eastAsia="Times New Roman" w:hAnsi="Times New Roman" w:cs="Times New Roman"/>
          <w:color w:val="000000" w:themeColor="text1"/>
          <w:sz w:val="24"/>
          <w:szCs w:val="24"/>
        </w:rPr>
        <w:t xml:space="preserve"> in StRAP3</w:t>
      </w:r>
      <w:r w:rsidR="60638F23" w:rsidRPr="4580DFBB">
        <w:rPr>
          <w:rFonts w:ascii="Times New Roman" w:eastAsia="Times New Roman" w:hAnsi="Times New Roman" w:cs="Times New Roman"/>
          <w:color w:val="000000" w:themeColor="text1"/>
          <w:sz w:val="24"/>
          <w:szCs w:val="24"/>
        </w:rPr>
        <w:t>, may reduce nitrogen inputs into Shubael Pond and reduce the occurrence of HABs.  This project will</w:t>
      </w:r>
      <w:r w:rsidR="6BEEA1A5" w:rsidRPr="4580DFBB">
        <w:rPr>
          <w:rFonts w:ascii="Times New Roman" w:eastAsia="Times New Roman" w:hAnsi="Times New Roman" w:cs="Times New Roman"/>
          <w:color w:val="000000" w:themeColor="text1"/>
          <w:sz w:val="24"/>
          <w:szCs w:val="24"/>
        </w:rPr>
        <w:t xml:space="preserve"> provide supporting data to the Nutrients SDR project.</w:t>
      </w:r>
    </w:p>
    <w:p w14:paraId="76043CFD" w14:textId="1BA4A52E" w:rsidR="00F71597" w:rsidRDefault="00F71597" w:rsidP="38CA568A">
      <w:pPr>
        <w:rPr>
          <w:rFonts w:ascii="Times New Roman" w:eastAsia="Times New Roman" w:hAnsi="Times New Roman" w:cs="Times New Roman"/>
          <w:color w:val="000000" w:themeColor="text1"/>
          <w:sz w:val="24"/>
          <w:szCs w:val="24"/>
        </w:rPr>
      </w:pPr>
    </w:p>
    <w:tbl>
      <w:tblPr>
        <w:tblW w:w="7502" w:type="dxa"/>
        <w:tblInd w:w="1038" w:type="dxa"/>
        <w:tblLayout w:type="fixed"/>
        <w:tblLook w:val="04A0" w:firstRow="1" w:lastRow="0" w:firstColumn="1" w:lastColumn="0" w:noHBand="0" w:noVBand="1"/>
      </w:tblPr>
      <w:tblGrid>
        <w:gridCol w:w="411"/>
        <w:gridCol w:w="225"/>
        <w:gridCol w:w="600"/>
        <w:gridCol w:w="585"/>
        <w:gridCol w:w="585"/>
        <w:gridCol w:w="615"/>
        <w:gridCol w:w="594"/>
        <w:gridCol w:w="720"/>
        <w:gridCol w:w="630"/>
        <w:gridCol w:w="570"/>
        <w:gridCol w:w="615"/>
        <w:gridCol w:w="630"/>
        <w:gridCol w:w="722"/>
      </w:tblGrid>
      <w:tr w:rsidR="00F71597" w:rsidRPr="002739EF" w14:paraId="2A80D62F" w14:textId="77777777" w:rsidTr="006F7633">
        <w:trPr>
          <w:trHeight w:val="20"/>
        </w:trPr>
        <w:tc>
          <w:tcPr>
            <w:tcW w:w="2406" w:type="dxa"/>
            <w:gridSpan w:val="5"/>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3B17573A" w14:textId="3B11C1F6" w:rsidR="00F71597" w:rsidRPr="002739EF" w:rsidRDefault="00D32ED3" w:rsidP="4580DFBB">
            <w:pPr>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themeColor="text1"/>
                <w:sz w:val="24"/>
                <w:szCs w:val="24"/>
              </w:rPr>
              <w:t xml:space="preserve">CY </w:t>
            </w:r>
            <w:r w:rsidR="2F380C31" w:rsidRPr="4580DFBB">
              <w:rPr>
                <w:rFonts w:ascii="Times New Roman" w:eastAsia="Times New Roman" w:hAnsi="Times New Roman" w:cs="Times New Roman"/>
                <w:b/>
                <w:bCs/>
                <w:color w:val="000000" w:themeColor="text1"/>
                <w:sz w:val="24"/>
                <w:szCs w:val="24"/>
              </w:rPr>
              <w:t>2021</w:t>
            </w:r>
          </w:p>
        </w:tc>
        <w:tc>
          <w:tcPr>
            <w:tcW w:w="2559" w:type="dxa"/>
            <w:gridSpan w:val="4"/>
            <w:tcBorders>
              <w:top w:val="single" w:sz="8" w:space="0" w:color="auto"/>
              <w:left w:val="nil"/>
              <w:bottom w:val="single" w:sz="4" w:space="0" w:color="auto"/>
              <w:right w:val="single" w:sz="4" w:space="0" w:color="auto"/>
            </w:tcBorders>
            <w:shd w:val="clear" w:color="auto" w:fill="auto"/>
            <w:noWrap/>
            <w:vAlign w:val="bottom"/>
            <w:hideMark/>
          </w:tcPr>
          <w:p w14:paraId="097A0E3C" w14:textId="471A71F6" w:rsidR="00F71597" w:rsidRPr="002739EF" w:rsidRDefault="00D32ED3" w:rsidP="4580DFBB">
            <w:pPr>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themeColor="text1"/>
                <w:sz w:val="24"/>
                <w:szCs w:val="24"/>
              </w:rPr>
              <w:t xml:space="preserve">CY </w:t>
            </w:r>
            <w:r w:rsidR="2F380C31" w:rsidRPr="4580DFBB">
              <w:rPr>
                <w:rFonts w:ascii="Times New Roman" w:eastAsia="Times New Roman" w:hAnsi="Times New Roman" w:cs="Times New Roman"/>
                <w:b/>
                <w:bCs/>
                <w:color w:val="000000" w:themeColor="text1"/>
                <w:sz w:val="24"/>
                <w:szCs w:val="24"/>
              </w:rPr>
              <w:t>2022</w:t>
            </w:r>
          </w:p>
        </w:tc>
        <w:tc>
          <w:tcPr>
            <w:tcW w:w="2537" w:type="dxa"/>
            <w:gridSpan w:val="4"/>
            <w:tcBorders>
              <w:top w:val="single" w:sz="8" w:space="0" w:color="auto"/>
              <w:left w:val="nil"/>
              <w:bottom w:val="single" w:sz="4" w:space="0" w:color="auto"/>
              <w:right w:val="single" w:sz="4" w:space="0" w:color="auto"/>
            </w:tcBorders>
            <w:shd w:val="clear" w:color="auto" w:fill="auto"/>
            <w:vAlign w:val="bottom"/>
          </w:tcPr>
          <w:p w14:paraId="18CE46C6" w14:textId="7FDBB6DB" w:rsidR="558A1B35" w:rsidRDefault="00D32ED3" w:rsidP="4580DFBB">
            <w:pPr>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 xml:space="preserve">CY </w:t>
            </w:r>
            <w:r w:rsidR="2F158E24" w:rsidRPr="4580DFBB">
              <w:rPr>
                <w:rFonts w:ascii="Times New Roman" w:eastAsia="Times New Roman" w:hAnsi="Times New Roman" w:cs="Times New Roman"/>
                <w:b/>
                <w:bCs/>
                <w:color w:val="000000" w:themeColor="text1"/>
                <w:sz w:val="24"/>
                <w:szCs w:val="24"/>
              </w:rPr>
              <w:t>2023</w:t>
            </w:r>
          </w:p>
        </w:tc>
      </w:tr>
      <w:tr w:rsidR="00F71597" w:rsidRPr="002739EF" w14:paraId="5FB20455" w14:textId="77777777" w:rsidTr="006F7633">
        <w:trPr>
          <w:trHeight w:val="20"/>
        </w:trPr>
        <w:tc>
          <w:tcPr>
            <w:tcW w:w="636" w:type="dxa"/>
            <w:gridSpan w:val="2"/>
            <w:tcBorders>
              <w:top w:val="nil"/>
              <w:left w:val="single" w:sz="8" w:space="0" w:color="auto"/>
              <w:bottom w:val="single" w:sz="4" w:space="0" w:color="auto"/>
              <w:right w:val="single" w:sz="4" w:space="0" w:color="auto"/>
            </w:tcBorders>
            <w:shd w:val="clear" w:color="auto" w:fill="auto"/>
            <w:noWrap/>
            <w:vAlign w:val="bottom"/>
            <w:hideMark/>
          </w:tcPr>
          <w:p w14:paraId="2BA5A05E" w14:textId="5BD65D6F" w:rsidR="00F71597" w:rsidRPr="002739EF" w:rsidRDefault="19876734"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Q</w:t>
            </w:r>
            <w:r w:rsidR="4F5E8EEF" w:rsidRPr="4580DFBB">
              <w:rPr>
                <w:rFonts w:ascii="Times New Roman" w:eastAsia="Times New Roman" w:hAnsi="Times New Roman" w:cs="Times New Roman"/>
                <w:b/>
                <w:bCs/>
                <w:color w:val="000000" w:themeColor="text1"/>
                <w:sz w:val="24"/>
                <w:szCs w:val="24"/>
              </w:rPr>
              <w:t>1</w:t>
            </w:r>
          </w:p>
        </w:tc>
        <w:tc>
          <w:tcPr>
            <w:tcW w:w="600" w:type="dxa"/>
            <w:tcBorders>
              <w:top w:val="nil"/>
              <w:left w:val="nil"/>
              <w:bottom w:val="single" w:sz="4" w:space="0" w:color="auto"/>
              <w:right w:val="single" w:sz="4" w:space="0" w:color="auto"/>
            </w:tcBorders>
            <w:shd w:val="clear" w:color="auto" w:fill="auto"/>
            <w:noWrap/>
            <w:vAlign w:val="bottom"/>
            <w:hideMark/>
          </w:tcPr>
          <w:p w14:paraId="0C060115" w14:textId="77777777" w:rsidR="00F71597" w:rsidRPr="002739EF" w:rsidRDefault="19876734"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Q2</w:t>
            </w:r>
          </w:p>
        </w:tc>
        <w:tc>
          <w:tcPr>
            <w:tcW w:w="585" w:type="dxa"/>
            <w:tcBorders>
              <w:top w:val="nil"/>
              <w:left w:val="nil"/>
              <w:bottom w:val="single" w:sz="4" w:space="0" w:color="auto"/>
              <w:right w:val="single" w:sz="4" w:space="0" w:color="auto"/>
            </w:tcBorders>
            <w:shd w:val="clear" w:color="auto" w:fill="auto"/>
            <w:noWrap/>
            <w:vAlign w:val="bottom"/>
            <w:hideMark/>
          </w:tcPr>
          <w:p w14:paraId="5D642851" w14:textId="77777777" w:rsidR="00F71597" w:rsidRPr="002739EF" w:rsidRDefault="19876734"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Q3</w:t>
            </w:r>
          </w:p>
        </w:tc>
        <w:tc>
          <w:tcPr>
            <w:tcW w:w="585" w:type="dxa"/>
            <w:tcBorders>
              <w:top w:val="nil"/>
              <w:left w:val="nil"/>
              <w:bottom w:val="single" w:sz="4" w:space="0" w:color="auto"/>
              <w:right w:val="single" w:sz="4" w:space="0" w:color="auto"/>
            </w:tcBorders>
            <w:shd w:val="clear" w:color="auto" w:fill="auto"/>
            <w:noWrap/>
            <w:vAlign w:val="bottom"/>
            <w:hideMark/>
          </w:tcPr>
          <w:p w14:paraId="666B9346" w14:textId="77777777" w:rsidR="00F71597" w:rsidRPr="002739EF" w:rsidRDefault="19876734"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Q4</w:t>
            </w:r>
          </w:p>
        </w:tc>
        <w:tc>
          <w:tcPr>
            <w:tcW w:w="615" w:type="dxa"/>
            <w:tcBorders>
              <w:top w:val="nil"/>
              <w:left w:val="nil"/>
              <w:bottom w:val="single" w:sz="4" w:space="0" w:color="auto"/>
              <w:right w:val="single" w:sz="4" w:space="0" w:color="auto"/>
            </w:tcBorders>
            <w:shd w:val="clear" w:color="auto" w:fill="auto"/>
            <w:noWrap/>
            <w:vAlign w:val="bottom"/>
            <w:hideMark/>
          </w:tcPr>
          <w:p w14:paraId="47FDDB31" w14:textId="32BFA3E5" w:rsidR="00F71597" w:rsidRPr="002739EF" w:rsidRDefault="19876734"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Q</w:t>
            </w:r>
            <w:r w:rsidR="54F664F2" w:rsidRPr="4580DFBB">
              <w:rPr>
                <w:rFonts w:ascii="Times New Roman" w:eastAsia="Times New Roman" w:hAnsi="Times New Roman" w:cs="Times New Roman"/>
                <w:b/>
                <w:bCs/>
                <w:color w:val="000000" w:themeColor="text1"/>
                <w:sz w:val="24"/>
                <w:szCs w:val="24"/>
              </w:rPr>
              <w:t>1</w:t>
            </w:r>
          </w:p>
        </w:tc>
        <w:tc>
          <w:tcPr>
            <w:tcW w:w="594" w:type="dxa"/>
            <w:tcBorders>
              <w:top w:val="nil"/>
              <w:left w:val="nil"/>
              <w:bottom w:val="single" w:sz="4" w:space="0" w:color="auto"/>
              <w:right w:val="single" w:sz="4" w:space="0" w:color="auto"/>
            </w:tcBorders>
            <w:shd w:val="clear" w:color="auto" w:fill="auto"/>
            <w:noWrap/>
            <w:vAlign w:val="bottom"/>
            <w:hideMark/>
          </w:tcPr>
          <w:p w14:paraId="70CEBCD1" w14:textId="4DF1FDF4" w:rsidR="00F71597" w:rsidRPr="002739EF" w:rsidRDefault="19876734"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Q2</w:t>
            </w:r>
          </w:p>
        </w:tc>
        <w:tc>
          <w:tcPr>
            <w:tcW w:w="720" w:type="dxa"/>
            <w:tcBorders>
              <w:top w:val="nil"/>
              <w:left w:val="nil"/>
              <w:bottom w:val="single" w:sz="4" w:space="0" w:color="auto"/>
              <w:right w:val="single" w:sz="4" w:space="0" w:color="auto"/>
            </w:tcBorders>
            <w:shd w:val="clear" w:color="auto" w:fill="auto"/>
            <w:noWrap/>
            <w:vAlign w:val="bottom"/>
            <w:hideMark/>
          </w:tcPr>
          <w:p w14:paraId="462E8BD8" w14:textId="1A8A0539" w:rsidR="00F71597" w:rsidRPr="002739EF" w:rsidRDefault="19876734"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Q3</w:t>
            </w:r>
          </w:p>
        </w:tc>
        <w:tc>
          <w:tcPr>
            <w:tcW w:w="630" w:type="dxa"/>
            <w:tcBorders>
              <w:top w:val="nil"/>
              <w:left w:val="nil"/>
              <w:bottom w:val="single" w:sz="4" w:space="0" w:color="auto"/>
              <w:right w:val="single" w:sz="4" w:space="0" w:color="auto"/>
            </w:tcBorders>
            <w:shd w:val="clear" w:color="auto" w:fill="auto"/>
            <w:noWrap/>
            <w:vAlign w:val="bottom"/>
            <w:hideMark/>
          </w:tcPr>
          <w:p w14:paraId="02B7C94B" w14:textId="739A8CEE" w:rsidR="00F71597" w:rsidRPr="002739EF" w:rsidRDefault="19876734"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Q4</w:t>
            </w:r>
          </w:p>
        </w:tc>
        <w:tc>
          <w:tcPr>
            <w:tcW w:w="570" w:type="dxa"/>
            <w:tcBorders>
              <w:top w:val="nil"/>
              <w:left w:val="nil"/>
              <w:bottom w:val="single" w:sz="4" w:space="0" w:color="auto"/>
              <w:right w:val="single" w:sz="4" w:space="0" w:color="auto"/>
            </w:tcBorders>
            <w:shd w:val="clear" w:color="auto" w:fill="auto"/>
            <w:vAlign w:val="bottom"/>
          </w:tcPr>
          <w:p w14:paraId="6E763673" w14:textId="6836ADAC" w:rsidR="32C82185" w:rsidRDefault="267D8D58" w:rsidP="4580DFBB">
            <w:pPr>
              <w:rPr>
                <w:rFonts w:ascii="Times New Roman" w:eastAsia="Times New Roman" w:hAnsi="Times New Roman" w:cs="Times New Roman"/>
                <w:b/>
                <w:bCs/>
                <w:color w:val="000000" w:themeColor="text1"/>
                <w:sz w:val="24"/>
                <w:szCs w:val="24"/>
              </w:rPr>
            </w:pPr>
            <w:r w:rsidRPr="4580DFBB">
              <w:rPr>
                <w:rFonts w:ascii="Times New Roman" w:eastAsia="Times New Roman" w:hAnsi="Times New Roman" w:cs="Times New Roman"/>
                <w:b/>
                <w:bCs/>
                <w:color w:val="000000" w:themeColor="text1"/>
                <w:sz w:val="24"/>
                <w:szCs w:val="24"/>
              </w:rPr>
              <w:t>Q1</w:t>
            </w:r>
          </w:p>
        </w:tc>
        <w:tc>
          <w:tcPr>
            <w:tcW w:w="615" w:type="dxa"/>
            <w:tcBorders>
              <w:top w:val="nil"/>
              <w:left w:val="nil"/>
              <w:bottom w:val="single" w:sz="4" w:space="0" w:color="auto"/>
              <w:right w:val="single" w:sz="4" w:space="0" w:color="auto"/>
            </w:tcBorders>
            <w:shd w:val="clear" w:color="auto" w:fill="auto"/>
            <w:vAlign w:val="bottom"/>
          </w:tcPr>
          <w:p w14:paraId="409BEFCD" w14:textId="378740DA" w:rsidR="32C82185" w:rsidRDefault="267D8D58" w:rsidP="4580DFBB">
            <w:pPr>
              <w:rPr>
                <w:rFonts w:ascii="Times New Roman" w:eastAsia="Times New Roman" w:hAnsi="Times New Roman" w:cs="Times New Roman"/>
                <w:b/>
                <w:bCs/>
                <w:color w:val="000000" w:themeColor="text1"/>
                <w:sz w:val="24"/>
                <w:szCs w:val="24"/>
              </w:rPr>
            </w:pPr>
            <w:r w:rsidRPr="4580DFBB">
              <w:rPr>
                <w:rFonts w:ascii="Times New Roman" w:eastAsia="Times New Roman" w:hAnsi="Times New Roman" w:cs="Times New Roman"/>
                <w:b/>
                <w:bCs/>
                <w:color w:val="000000" w:themeColor="text1"/>
                <w:sz w:val="24"/>
                <w:szCs w:val="24"/>
              </w:rPr>
              <w:t>Q2</w:t>
            </w:r>
          </w:p>
        </w:tc>
        <w:tc>
          <w:tcPr>
            <w:tcW w:w="630" w:type="dxa"/>
            <w:tcBorders>
              <w:top w:val="nil"/>
              <w:left w:val="nil"/>
              <w:bottom w:val="single" w:sz="4" w:space="0" w:color="auto"/>
              <w:right w:val="single" w:sz="4" w:space="0" w:color="auto"/>
            </w:tcBorders>
            <w:shd w:val="clear" w:color="auto" w:fill="auto"/>
            <w:vAlign w:val="bottom"/>
          </w:tcPr>
          <w:p w14:paraId="4CF5764D" w14:textId="63C3D363" w:rsidR="72CD6991" w:rsidRDefault="17740FE2" w:rsidP="4580DFBB">
            <w:pPr>
              <w:rPr>
                <w:rFonts w:ascii="Times New Roman" w:eastAsia="Times New Roman" w:hAnsi="Times New Roman" w:cs="Times New Roman"/>
                <w:b/>
                <w:bCs/>
                <w:color w:val="000000" w:themeColor="text1"/>
                <w:sz w:val="24"/>
                <w:szCs w:val="24"/>
              </w:rPr>
            </w:pPr>
            <w:r w:rsidRPr="4580DFBB">
              <w:rPr>
                <w:rFonts w:ascii="Times New Roman" w:eastAsia="Times New Roman" w:hAnsi="Times New Roman" w:cs="Times New Roman"/>
                <w:b/>
                <w:bCs/>
                <w:color w:val="000000" w:themeColor="text1"/>
                <w:sz w:val="24"/>
                <w:szCs w:val="24"/>
              </w:rPr>
              <w:t>Q3</w:t>
            </w:r>
          </w:p>
        </w:tc>
        <w:tc>
          <w:tcPr>
            <w:tcW w:w="722" w:type="dxa"/>
            <w:tcBorders>
              <w:top w:val="nil"/>
              <w:left w:val="nil"/>
              <w:bottom w:val="single" w:sz="4" w:space="0" w:color="auto"/>
              <w:right w:val="single" w:sz="4" w:space="0" w:color="auto"/>
            </w:tcBorders>
            <w:shd w:val="clear" w:color="auto" w:fill="auto"/>
            <w:vAlign w:val="bottom"/>
          </w:tcPr>
          <w:p w14:paraId="33B4E602" w14:textId="43EFC8FB" w:rsidR="72CD6991" w:rsidRDefault="17740FE2" w:rsidP="4580DFBB">
            <w:pPr>
              <w:rPr>
                <w:rFonts w:ascii="Times New Roman" w:eastAsia="Times New Roman" w:hAnsi="Times New Roman" w:cs="Times New Roman"/>
                <w:b/>
                <w:bCs/>
                <w:color w:val="000000" w:themeColor="text1"/>
                <w:sz w:val="24"/>
                <w:szCs w:val="24"/>
              </w:rPr>
            </w:pPr>
            <w:r w:rsidRPr="4580DFBB">
              <w:rPr>
                <w:rFonts w:ascii="Times New Roman" w:eastAsia="Times New Roman" w:hAnsi="Times New Roman" w:cs="Times New Roman"/>
                <w:b/>
                <w:bCs/>
                <w:color w:val="000000" w:themeColor="text1"/>
                <w:sz w:val="24"/>
                <w:szCs w:val="24"/>
              </w:rPr>
              <w:t>Q4</w:t>
            </w:r>
          </w:p>
        </w:tc>
      </w:tr>
      <w:tr w:rsidR="00F71597" w:rsidRPr="002739EF" w14:paraId="77761F79" w14:textId="77777777" w:rsidTr="004A577B">
        <w:trPr>
          <w:trHeight w:val="20"/>
        </w:trPr>
        <w:tc>
          <w:tcPr>
            <w:tcW w:w="636" w:type="dxa"/>
            <w:gridSpan w:val="2"/>
            <w:tcBorders>
              <w:top w:val="single" w:sz="4" w:space="0" w:color="auto"/>
              <w:left w:val="single" w:sz="8" w:space="0" w:color="auto"/>
              <w:bottom w:val="single" w:sz="4" w:space="0" w:color="auto"/>
              <w:right w:val="nil"/>
            </w:tcBorders>
            <w:shd w:val="clear" w:color="auto" w:fill="FF0000"/>
          </w:tcPr>
          <w:p w14:paraId="4B5D12AA" w14:textId="77777777" w:rsidR="00F71597" w:rsidRPr="002739EF" w:rsidRDefault="00F71597" w:rsidP="4580DFBB">
            <w:pPr>
              <w:rPr>
                <w:rFonts w:ascii="Times New Roman" w:eastAsia="Times New Roman" w:hAnsi="Times New Roman" w:cs="Times New Roman"/>
                <w:color w:val="000000"/>
                <w:sz w:val="24"/>
                <w:szCs w:val="24"/>
              </w:rPr>
            </w:pPr>
          </w:p>
        </w:tc>
        <w:tc>
          <w:tcPr>
            <w:tcW w:w="600" w:type="dxa"/>
            <w:tcBorders>
              <w:top w:val="nil"/>
              <w:left w:val="single" w:sz="4" w:space="0" w:color="auto"/>
              <w:bottom w:val="single" w:sz="4" w:space="0" w:color="auto"/>
              <w:right w:val="single" w:sz="4" w:space="0" w:color="auto"/>
            </w:tcBorders>
            <w:shd w:val="clear" w:color="auto" w:fill="FF0000"/>
          </w:tcPr>
          <w:p w14:paraId="4CA1CFCF" w14:textId="77777777" w:rsidR="00F71597" w:rsidRPr="002739EF" w:rsidRDefault="00F71597" w:rsidP="4580DFBB">
            <w:pPr>
              <w:rPr>
                <w:rFonts w:ascii="Times New Roman" w:eastAsia="Times New Roman" w:hAnsi="Times New Roman" w:cs="Times New Roman"/>
                <w:color w:val="000000"/>
                <w:sz w:val="24"/>
                <w:szCs w:val="24"/>
              </w:rPr>
            </w:pPr>
          </w:p>
        </w:tc>
        <w:tc>
          <w:tcPr>
            <w:tcW w:w="585" w:type="dxa"/>
            <w:tcBorders>
              <w:top w:val="nil"/>
              <w:left w:val="nil"/>
              <w:bottom w:val="single" w:sz="4" w:space="0" w:color="auto"/>
              <w:right w:val="single" w:sz="4" w:space="0" w:color="auto"/>
            </w:tcBorders>
            <w:shd w:val="clear" w:color="auto" w:fill="FF0000"/>
            <w:hideMark/>
          </w:tcPr>
          <w:p w14:paraId="76AE200C"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585" w:type="dxa"/>
            <w:tcBorders>
              <w:top w:val="nil"/>
              <w:left w:val="nil"/>
              <w:bottom w:val="single" w:sz="4" w:space="0" w:color="auto"/>
              <w:right w:val="single" w:sz="4" w:space="0" w:color="auto"/>
            </w:tcBorders>
            <w:shd w:val="clear" w:color="auto" w:fill="FFFFFF" w:themeFill="background1"/>
            <w:noWrap/>
            <w:hideMark/>
          </w:tcPr>
          <w:p w14:paraId="11106320"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color w:val="000000" w:themeColor="text1"/>
                <w:sz w:val="24"/>
                <w:szCs w:val="24"/>
              </w:rPr>
              <w:t> </w:t>
            </w:r>
          </w:p>
        </w:tc>
        <w:tc>
          <w:tcPr>
            <w:tcW w:w="615" w:type="dxa"/>
            <w:tcBorders>
              <w:top w:val="nil"/>
              <w:left w:val="nil"/>
              <w:bottom w:val="single" w:sz="4" w:space="0" w:color="auto"/>
              <w:right w:val="single" w:sz="4" w:space="0" w:color="auto"/>
            </w:tcBorders>
            <w:shd w:val="clear" w:color="auto" w:fill="FFFFFF" w:themeFill="background1"/>
            <w:noWrap/>
            <w:vAlign w:val="bottom"/>
            <w:hideMark/>
          </w:tcPr>
          <w:p w14:paraId="3CB7725B"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594" w:type="dxa"/>
            <w:tcBorders>
              <w:top w:val="nil"/>
              <w:left w:val="nil"/>
              <w:bottom w:val="single" w:sz="4" w:space="0" w:color="auto"/>
              <w:right w:val="single" w:sz="4" w:space="0" w:color="auto"/>
            </w:tcBorders>
            <w:shd w:val="clear" w:color="auto" w:fill="FFFFFF" w:themeFill="background1"/>
            <w:noWrap/>
            <w:vAlign w:val="bottom"/>
            <w:hideMark/>
          </w:tcPr>
          <w:p w14:paraId="64AADB95"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720" w:type="dxa"/>
            <w:tcBorders>
              <w:top w:val="nil"/>
              <w:left w:val="nil"/>
              <w:bottom w:val="single" w:sz="4" w:space="0" w:color="auto"/>
              <w:right w:val="single" w:sz="4" w:space="0" w:color="auto"/>
            </w:tcBorders>
            <w:shd w:val="clear" w:color="auto" w:fill="FFFFFF" w:themeFill="background1"/>
            <w:noWrap/>
            <w:vAlign w:val="bottom"/>
            <w:hideMark/>
          </w:tcPr>
          <w:p w14:paraId="09B6CAC2"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630" w:type="dxa"/>
            <w:tcBorders>
              <w:top w:val="nil"/>
              <w:left w:val="nil"/>
              <w:bottom w:val="single" w:sz="4" w:space="0" w:color="auto"/>
              <w:right w:val="single" w:sz="4" w:space="0" w:color="auto"/>
            </w:tcBorders>
            <w:shd w:val="clear" w:color="auto" w:fill="FFFFFF" w:themeFill="background1"/>
            <w:noWrap/>
            <w:vAlign w:val="bottom"/>
            <w:hideMark/>
          </w:tcPr>
          <w:p w14:paraId="448D2FF8"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570" w:type="dxa"/>
            <w:tcBorders>
              <w:top w:val="nil"/>
              <w:left w:val="nil"/>
              <w:bottom w:val="single" w:sz="4" w:space="0" w:color="auto"/>
              <w:right w:val="single" w:sz="4" w:space="0" w:color="auto"/>
            </w:tcBorders>
            <w:shd w:val="clear" w:color="auto" w:fill="FFFFFF" w:themeFill="background1"/>
            <w:vAlign w:val="bottom"/>
          </w:tcPr>
          <w:p w14:paraId="6AFAFEFA" w14:textId="26E072C0" w:rsidR="7895691B" w:rsidRDefault="7895691B" w:rsidP="4580DFBB">
            <w:pPr>
              <w:rPr>
                <w:rFonts w:ascii="Times New Roman" w:eastAsia="Times New Roman" w:hAnsi="Times New Roman" w:cs="Times New Roman"/>
                <w:b/>
                <w:bCs/>
                <w:color w:val="000000" w:themeColor="text1"/>
                <w:sz w:val="24"/>
                <w:szCs w:val="24"/>
              </w:rPr>
            </w:pPr>
          </w:p>
        </w:tc>
        <w:tc>
          <w:tcPr>
            <w:tcW w:w="615" w:type="dxa"/>
            <w:tcBorders>
              <w:top w:val="nil"/>
              <w:left w:val="nil"/>
              <w:bottom w:val="single" w:sz="4" w:space="0" w:color="auto"/>
              <w:right w:val="single" w:sz="4" w:space="0" w:color="auto"/>
            </w:tcBorders>
            <w:shd w:val="clear" w:color="auto" w:fill="FFFFFF" w:themeFill="background1"/>
            <w:vAlign w:val="bottom"/>
          </w:tcPr>
          <w:p w14:paraId="60A6B4B3" w14:textId="322A1BE9" w:rsidR="7895691B" w:rsidRDefault="7895691B" w:rsidP="4580DFBB">
            <w:pPr>
              <w:rPr>
                <w:rFonts w:ascii="Times New Roman" w:eastAsia="Times New Roman" w:hAnsi="Times New Roman" w:cs="Times New Roman"/>
                <w:b/>
                <w:bCs/>
                <w:color w:val="000000" w:themeColor="text1"/>
                <w:sz w:val="24"/>
                <w:szCs w:val="24"/>
              </w:rPr>
            </w:pPr>
          </w:p>
        </w:tc>
        <w:tc>
          <w:tcPr>
            <w:tcW w:w="630" w:type="dxa"/>
            <w:tcBorders>
              <w:top w:val="nil"/>
              <w:left w:val="nil"/>
              <w:bottom w:val="single" w:sz="4" w:space="0" w:color="auto"/>
              <w:right w:val="single" w:sz="4" w:space="0" w:color="auto"/>
            </w:tcBorders>
            <w:shd w:val="clear" w:color="auto" w:fill="FFFFFF" w:themeFill="background1"/>
            <w:vAlign w:val="bottom"/>
          </w:tcPr>
          <w:p w14:paraId="7699C5D4" w14:textId="6EEF5E1A" w:rsidR="7895691B" w:rsidRDefault="7895691B" w:rsidP="4580DFBB">
            <w:pPr>
              <w:rPr>
                <w:rFonts w:ascii="Times New Roman" w:eastAsia="Times New Roman" w:hAnsi="Times New Roman" w:cs="Times New Roman"/>
                <w:b/>
                <w:bCs/>
                <w:color w:val="000000" w:themeColor="text1"/>
                <w:sz w:val="24"/>
                <w:szCs w:val="24"/>
              </w:rPr>
            </w:pPr>
          </w:p>
        </w:tc>
        <w:tc>
          <w:tcPr>
            <w:tcW w:w="722" w:type="dxa"/>
            <w:tcBorders>
              <w:top w:val="nil"/>
              <w:left w:val="nil"/>
              <w:bottom w:val="single" w:sz="4" w:space="0" w:color="auto"/>
              <w:right w:val="single" w:sz="4" w:space="0" w:color="auto"/>
            </w:tcBorders>
            <w:shd w:val="clear" w:color="auto" w:fill="FFFFFF" w:themeFill="background1"/>
            <w:vAlign w:val="bottom"/>
          </w:tcPr>
          <w:p w14:paraId="49FDF229" w14:textId="5FDAEAA4" w:rsidR="7895691B" w:rsidRDefault="7895691B" w:rsidP="4580DFBB">
            <w:pPr>
              <w:rPr>
                <w:rFonts w:ascii="Times New Roman" w:eastAsia="Times New Roman" w:hAnsi="Times New Roman" w:cs="Times New Roman"/>
                <w:b/>
                <w:bCs/>
                <w:color w:val="000000" w:themeColor="text1"/>
                <w:sz w:val="24"/>
                <w:szCs w:val="24"/>
              </w:rPr>
            </w:pPr>
          </w:p>
        </w:tc>
      </w:tr>
      <w:tr w:rsidR="00F71597" w:rsidRPr="002739EF" w14:paraId="780D643E" w14:textId="77777777" w:rsidTr="006F7633">
        <w:trPr>
          <w:trHeight w:val="20"/>
        </w:trPr>
        <w:tc>
          <w:tcPr>
            <w:tcW w:w="636" w:type="dxa"/>
            <w:gridSpan w:val="2"/>
            <w:tcBorders>
              <w:top w:val="single" w:sz="4" w:space="0" w:color="auto"/>
              <w:left w:val="single" w:sz="8" w:space="0" w:color="auto"/>
              <w:bottom w:val="single" w:sz="4" w:space="0" w:color="auto"/>
              <w:right w:val="single" w:sz="4" w:space="0" w:color="auto"/>
            </w:tcBorders>
            <w:shd w:val="clear" w:color="auto" w:fill="FFFFFF" w:themeFill="background1"/>
            <w:noWrap/>
            <w:vAlign w:val="bottom"/>
            <w:hideMark/>
          </w:tcPr>
          <w:p w14:paraId="09A251C2"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600" w:type="dxa"/>
            <w:tcBorders>
              <w:top w:val="nil"/>
              <w:left w:val="nil"/>
              <w:bottom w:val="single" w:sz="4" w:space="0" w:color="auto"/>
              <w:right w:val="single" w:sz="4" w:space="0" w:color="auto"/>
            </w:tcBorders>
            <w:shd w:val="clear" w:color="auto" w:fill="FFFFFF" w:themeFill="background1"/>
            <w:noWrap/>
            <w:vAlign w:val="bottom"/>
            <w:hideMark/>
          </w:tcPr>
          <w:p w14:paraId="33272910" w14:textId="77777777" w:rsidR="00F71597" w:rsidRPr="00CC238A" w:rsidRDefault="2F380C31" w:rsidP="4580DFBB">
            <w:pPr>
              <w:rPr>
                <w:rFonts w:ascii="Times New Roman" w:eastAsia="Times New Roman" w:hAnsi="Times New Roman" w:cs="Times New Roman"/>
                <w:b/>
                <w:bCs/>
                <w:color w:val="FFFF00"/>
                <w:sz w:val="24"/>
                <w:szCs w:val="24"/>
              </w:rPr>
            </w:pPr>
            <w:r w:rsidRPr="4580DFBB">
              <w:rPr>
                <w:rFonts w:ascii="Times New Roman" w:eastAsia="Times New Roman" w:hAnsi="Times New Roman" w:cs="Times New Roman"/>
                <w:b/>
                <w:bCs/>
                <w:color w:val="000000" w:themeColor="text1"/>
                <w:sz w:val="24"/>
                <w:szCs w:val="24"/>
              </w:rPr>
              <w:t> </w:t>
            </w:r>
          </w:p>
        </w:tc>
        <w:tc>
          <w:tcPr>
            <w:tcW w:w="585" w:type="dxa"/>
            <w:tcBorders>
              <w:top w:val="nil"/>
              <w:left w:val="nil"/>
              <w:bottom w:val="single" w:sz="4" w:space="0" w:color="auto"/>
              <w:right w:val="single" w:sz="4" w:space="0" w:color="auto"/>
            </w:tcBorders>
            <w:shd w:val="clear" w:color="auto" w:fill="FFFF00"/>
            <w:noWrap/>
            <w:vAlign w:val="bottom"/>
            <w:hideMark/>
          </w:tcPr>
          <w:p w14:paraId="005F1D63"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585" w:type="dxa"/>
            <w:tcBorders>
              <w:top w:val="nil"/>
              <w:left w:val="nil"/>
              <w:bottom w:val="single" w:sz="4" w:space="0" w:color="auto"/>
              <w:right w:val="single" w:sz="4" w:space="0" w:color="auto"/>
            </w:tcBorders>
            <w:shd w:val="clear" w:color="auto" w:fill="FFFF00"/>
            <w:hideMark/>
          </w:tcPr>
          <w:p w14:paraId="5BF718E2"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615" w:type="dxa"/>
            <w:tcBorders>
              <w:top w:val="nil"/>
              <w:left w:val="nil"/>
              <w:bottom w:val="single" w:sz="4" w:space="0" w:color="auto"/>
              <w:right w:val="single" w:sz="4" w:space="0" w:color="auto"/>
            </w:tcBorders>
            <w:shd w:val="clear" w:color="auto" w:fill="FFFF00"/>
            <w:hideMark/>
          </w:tcPr>
          <w:p w14:paraId="31827F9A"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594" w:type="dxa"/>
            <w:tcBorders>
              <w:top w:val="nil"/>
              <w:left w:val="nil"/>
              <w:bottom w:val="single" w:sz="4" w:space="0" w:color="auto"/>
              <w:right w:val="single" w:sz="4" w:space="0" w:color="auto"/>
            </w:tcBorders>
            <w:shd w:val="clear" w:color="auto" w:fill="FFFFFF" w:themeFill="background1"/>
            <w:hideMark/>
          </w:tcPr>
          <w:p w14:paraId="76661594"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720" w:type="dxa"/>
            <w:tcBorders>
              <w:top w:val="nil"/>
              <w:left w:val="nil"/>
              <w:bottom w:val="single" w:sz="4" w:space="0" w:color="auto"/>
              <w:right w:val="single" w:sz="4" w:space="0" w:color="auto"/>
            </w:tcBorders>
            <w:shd w:val="clear" w:color="auto" w:fill="FFFF00"/>
            <w:hideMark/>
          </w:tcPr>
          <w:p w14:paraId="4556B86A"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630" w:type="dxa"/>
            <w:tcBorders>
              <w:top w:val="nil"/>
              <w:left w:val="nil"/>
              <w:bottom w:val="single" w:sz="4" w:space="0" w:color="auto"/>
              <w:right w:val="single" w:sz="4" w:space="0" w:color="auto"/>
            </w:tcBorders>
            <w:shd w:val="clear" w:color="auto" w:fill="FFFF00"/>
            <w:noWrap/>
            <w:vAlign w:val="bottom"/>
            <w:hideMark/>
          </w:tcPr>
          <w:p w14:paraId="2AED98D8"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570" w:type="dxa"/>
            <w:tcBorders>
              <w:top w:val="nil"/>
              <w:left w:val="nil"/>
              <w:bottom w:val="single" w:sz="4" w:space="0" w:color="auto"/>
              <w:right w:val="single" w:sz="4" w:space="0" w:color="auto"/>
            </w:tcBorders>
            <w:shd w:val="clear" w:color="auto" w:fill="FFFF00"/>
            <w:vAlign w:val="bottom"/>
          </w:tcPr>
          <w:p w14:paraId="7E844D4D" w14:textId="426DCD84" w:rsidR="7895691B" w:rsidRDefault="7895691B" w:rsidP="4580DFBB">
            <w:pPr>
              <w:rPr>
                <w:rFonts w:ascii="Times New Roman" w:eastAsia="Times New Roman" w:hAnsi="Times New Roman" w:cs="Times New Roman"/>
                <w:b/>
                <w:bCs/>
                <w:color w:val="000000" w:themeColor="text1"/>
                <w:sz w:val="24"/>
                <w:szCs w:val="24"/>
              </w:rPr>
            </w:pPr>
          </w:p>
        </w:tc>
        <w:tc>
          <w:tcPr>
            <w:tcW w:w="615" w:type="dxa"/>
            <w:tcBorders>
              <w:top w:val="nil"/>
              <w:left w:val="nil"/>
              <w:bottom w:val="single" w:sz="4" w:space="0" w:color="auto"/>
              <w:right w:val="single" w:sz="4" w:space="0" w:color="auto"/>
            </w:tcBorders>
            <w:shd w:val="clear" w:color="auto" w:fill="FFFFFF" w:themeFill="background1"/>
            <w:vAlign w:val="bottom"/>
          </w:tcPr>
          <w:p w14:paraId="6377A958" w14:textId="2CA30C5A" w:rsidR="7895691B" w:rsidRDefault="7895691B" w:rsidP="4580DFBB">
            <w:pPr>
              <w:rPr>
                <w:rFonts w:ascii="Times New Roman" w:eastAsia="Times New Roman" w:hAnsi="Times New Roman" w:cs="Times New Roman"/>
                <w:b/>
                <w:bCs/>
                <w:color w:val="000000" w:themeColor="text1"/>
                <w:sz w:val="24"/>
                <w:szCs w:val="24"/>
              </w:rPr>
            </w:pPr>
          </w:p>
        </w:tc>
        <w:tc>
          <w:tcPr>
            <w:tcW w:w="630" w:type="dxa"/>
            <w:tcBorders>
              <w:top w:val="nil"/>
              <w:left w:val="nil"/>
              <w:bottom w:val="single" w:sz="4" w:space="0" w:color="auto"/>
              <w:right w:val="single" w:sz="4" w:space="0" w:color="auto"/>
            </w:tcBorders>
            <w:shd w:val="clear" w:color="auto" w:fill="FFFFFF" w:themeFill="background1"/>
            <w:vAlign w:val="bottom"/>
          </w:tcPr>
          <w:p w14:paraId="520132C9" w14:textId="0CD8B60E" w:rsidR="7895691B" w:rsidRDefault="7895691B" w:rsidP="4580DFBB">
            <w:pPr>
              <w:rPr>
                <w:rFonts w:ascii="Times New Roman" w:eastAsia="Times New Roman" w:hAnsi="Times New Roman" w:cs="Times New Roman"/>
                <w:b/>
                <w:bCs/>
                <w:color w:val="000000" w:themeColor="text1"/>
                <w:sz w:val="24"/>
                <w:szCs w:val="24"/>
              </w:rPr>
            </w:pPr>
          </w:p>
        </w:tc>
        <w:tc>
          <w:tcPr>
            <w:tcW w:w="722" w:type="dxa"/>
            <w:tcBorders>
              <w:top w:val="nil"/>
              <w:left w:val="nil"/>
              <w:bottom w:val="single" w:sz="4" w:space="0" w:color="auto"/>
              <w:right w:val="single" w:sz="4" w:space="0" w:color="auto"/>
            </w:tcBorders>
            <w:shd w:val="clear" w:color="auto" w:fill="FFFFFF" w:themeFill="background1"/>
            <w:vAlign w:val="bottom"/>
          </w:tcPr>
          <w:p w14:paraId="77092B03" w14:textId="25221AF7" w:rsidR="7895691B" w:rsidRDefault="7895691B" w:rsidP="4580DFBB">
            <w:pPr>
              <w:rPr>
                <w:rFonts w:ascii="Times New Roman" w:eastAsia="Times New Roman" w:hAnsi="Times New Roman" w:cs="Times New Roman"/>
                <w:b/>
                <w:bCs/>
                <w:color w:val="000000" w:themeColor="text1"/>
                <w:sz w:val="24"/>
                <w:szCs w:val="24"/>
              </w:rPr>
            </w:pPr>
          </w:p>
        </w:tc>
      </w:tr>
      <w:tr w:rsidR="00F71597" w:rsidRPr="002739EF" w14:paraId="2AD627A2" w14:textId="77777777" w:rsidTr="006F7633">
        <w:trPr>
          <w:trHeight w:val="20"/>
        </w:trPr>
        <w:tc>
          <w:tcPr>
            <w:tcW w:w="636" w:type="dxa"/>
            <w:gridSpan w:val="2"/>
            <w:tcBorders>
              <w:top w:val="nil"/>
              <w:left w:val="single" w:sz="8" w:space="0" w:color="auto"/>
              <w:bottom w:val="single" w:sz="4" w:space="0" w:color="auto"/>
              <w:right w:val="single" w:sz="4" w:space="0" w:color="auto"/>
            </w:tcBorders>
            <w:shd w:val="clear" w:color="auto" w:fill="FFFFFF" w:themeFill="background1"/>
            <w:noWrap/>
            <w:vAlign w:val="bottom"/>
          </w:tcPr>
          <w:p w14:paraId="34CB8D32" w14:textId="77777777" w:rsidR="00F71597" w:rsidRPr="002739EF" w:rsidRDefault="00F71597" w:rsidP="4580DFBB">
            <w:pPr>
              <w:rPr>
                <w:rFonts w:ascii="Times New Roman" w:eastAsia="Times New Roman" w:hAnsi="Times New Roman" w:cs="Times New Roman"/>
                <w:b/>
                <w:bCs/>
                <w:color w:val="000000"/>
                <w:sz w:val="24"/>
                <w:szCs w:val="24"/>
              </w:rPr>
            </w:pPr>
          </w:p>
        </w:tc>
        <w:tc>
          <w:tcPr>
            <w:tcW w:w="600" w:type="dxa"/>
            <w:tcBorders>
              <w:top w:val="nil"/>
              <w:left w:val="nil"/>
              <w:bottom w:val="single" w:sz="4" w:space="0" w:color="auto"/>
              <w:right w:val="single" w:sz="4" w:space="0" w:color="auto"/>
            </w:tcBorders>
            <w:shd w:val="clear" w:color="auto" w:fill="FFFFFF" w:themeFill="background1"/>
            <w:noWrap/>
            <w:vAlign w:val="bottom"/>
          </w:tcPr>
          <w:p w14:paraId="7FF47593" w14:textId="77777777" w:rsidR="00F71597" w:rsidRPr="002739EF" w:rsidRDefault="00F71597" w:rsidP="4580DFBB">
            <w:pPr>
              <w:rPr>
                <w:rFonts w:ascii="Times New Roman" w:eastAsia="Times New Roman" w:hAnsi="Times New Roman" w:cs="Times New Roman"/>
                <w:b/>
                <w:bCs/>
                <w:color w:val="000000"/>
                <w:sz w:val="24"/>
                <w:szCs w:val="24"/>
              </w:rPr>
            </w:pPr>
          </w:p>
        </w:tc>
        <w:tc>
          <w:tcPr>
            <w:tcW w:w="585" w:type="dxa"/>
            <w:tcBorders>
              <w:top w:val="nil"/>
              <w:left w:val="nil"/>
              <w:bottom w:val="single" w:sz="4" w:space="0" w:color="auto"/>
              <w:right w:val="single" w:sz="4" w:space="0" w:color="auto"/>
            </w:tcBorders>
            <w:shd w:val="clear" w:color="auto" w:fill="ED7D31" w:themeFill="accent2"/>
            <w:noWrap/>
            <w:vAlign w:val="bottom"/>
          </w:tcPr>
          <w:p w14:paraId="604F945E" w14:textId="77777777" w:rsidR="00F71597" w:rsidRPr="002739EF" w:rsidRDefault="00F71597" w:rsidP="4580DFBB">
            <w:pPr>
              <w:rPr>
                <w:rFonts w:ascii="Times New Roman" w:eastAsia="Times New Roman" w:hAnsi="Times New Roman" w:cs="Times New Roman"/>
                <w:b/>
                <w:bCs/>
                <w:color w:val="000000"/>
                <w:sz w:val="24"/>
                <w:szCs w:val="24"/>
              </w:rPr>
            </w:pPr>
          </w:p>
        </w:tc>
        <w:tc>
          <w:tcPr>
            <w:tcW w:w="585" w:type="dxa"/>
            <w:tcBorders>
              <w:top w:val="nil"/>
              <w:left w:val="nil"/>
              <w:bottom w:val="single" w:sz="4" w:space="0" w:color="auto"/>
              <w:right w:val="single" w:sz="4" w:space="0" w:color="auto"/>
            </w:tcBorders>
            <w:shd w:val="clear" w:color="auto" w:fill="ED7D31" w:themeFill="accent2"/>
            <w:noWrap/>
            <w:vAlign w:val="bottom"/>
          </w:tcPr>
          <w:p w14:paraId="67FBBFAD" w14:textId="77777777" w:rsidR="00F71597" w:rsidRPr="002739EF" w:rsidRDefault="00F71597" w:rsidP="4580DFBB">
            <w:pPr>
              <w:rPr>
                <w:rFonts w:ascii="Times New Roman" w:eastAsia="Times New Roman" w:hAnsi="Times New Roman" w:cs="Times New Roman"/>
                <w:b/>
                <w:bCs/>
                <w:color w:val="000000"/>
                <w:sz w:val="24"/>
                <w:szCs w:val="24"/>
              </w:rPr>
            </w:pPr>
          </w:p>
        </w:tc>
        <w:tc>
          <w:tcPr>
            <w:tcW w:w="615" w:type="dxa"/>
            <w:tcBorders>
              <w:top w:val="nil"/>
              <w:left w:val="nil"/>
              <w:bottom w:val="single" w:sz="4" w:space="0" w:color="auto"/>
              <w:right w:val="single" w:sz="4" w:space="0" w:color="auto"/>
            </w:tcBorders>
            <w:shd w:val="clear" w:color="auto" w:fill="ED7D31" w:themeFill="accent2"/>
          </w:tcPr>
          <w:p w14:paraId="3FF52E68" w14:textId="77777777" w:rsidR="00F71597" w:rsidRPr="002739EF" w:rsidRDefault="00F71597" w:rsidP="4580DFBB">
            <w:pPr>
              <w:rPr>
                <w:rFonts w:ascii="Times New Roman" w:eastAsia="Times New Roman" w:hAnsi="Times New Roman" w:cs="Times New Roman"/>
                <w:color w:val="000000"/>
                <w:sz w:val="24"/>
                <w:szCs w:val="24"/>
              </w:rPr>
            </w:pPr>
          </w:p>
        </w:tc>
        <w:tc>
          <w:tcPr>
            <w:tcW w:w="594" w:type="dxa"/>
            <w:tcBorders>
              <w:top w:val="nil"/>
              <w:left w:val="nil"/>
              <w:bottom w:val="single" w:sz="4" w:space="0" w:color="auto"/>
              <w:right w:val="single" w:sz="4" w:space="0" w:color="auto"/>
            </w:tcBorders>
            <w:shd w:val="clear" w:color="auto" w:fill="ED7D31" w:themeFill="accent2"/>
          </w:tcPr>
          <w:p w14:paraId="3C022E76" w14:textId="77777777" w:rsidR="00F71597" w:rsidRPr="002739EF" w:rsidRDefault="00F71597" w:rsidP="4580DFBB">
            <w:pPr>
              <w:rPr>
                <w:rFonts w:ascii="Times New Roman" w:eastAsia="Times New Roman" w:hAnsi="Times New Roman" w:cs="Times New Roman"/>
                <w:color w:val="000000"/>
                <w:sz w:val="24"/>
                <w:szCs w:val="24"/>
              </w:rPr>
            </w:pPr>
          </w:p>
        </w:tc>
        <w:tc>
          <w:tcPr>
            <w:tcW w:w="720" w:type="dxa"/>
            <w:tcBorders>
              <w:top w:val="nil"/>
              <w:left w:val="nil"/>
              <w:bottom w:val="single" w:sz="4" w:space="0" w:color="auto"/>
              <w:right w:val="single" w:sz="4" w:space="0" w:color="auto"/>
            </w:tcBorders>
            <w:shd w:val="clear" w:color="auto" w:fill="ED7D31" w:themeFill="accent2"/>
          </w:tcPr>
          <w:p w14:paraId="3ABD472C" w14:textId="77777777" w:rsidR="00F71597" w:rsidRPr="002739EF" w:rsidRDefault="00F71597" w:rsidP="4580DFBB">
            <w:pPr>
              <w:rPr>
                <w:rFonts w:ascii="Times New Roman" w:eastAsia="Times New Roman" w:hAnsi="Times New Roman" w:cs="Times New Roman"/>
                <w:color w:val="000000"/>
                <w:sz w:val="24"/>
                <w:szCs w:val="24"/>
              </w:rPr>
            </w:pPr>
          </w:p>
        </w:tc>
        <w:tc>
          <w:tcPr>
            <w:tcW w:w="630" w:type="dxa"/>
            <w:tcBorders>
              <w:top w:val="nil"/>
              <w:left w:val="nil"/>
              <w:bottom w:val="single" w:sz="4" w:space="0" w:color="auto"/>
              <w:right w:val="single" w:sz="4" w:space="0" w:color="auto"/>
            </w:tcBorders>
            <w:shd w:val="clear" w:color="auto" w:fill="ED7D31" w:themeFill="accent2"/>
          </w:tcPr>
          <w:p w14:paraId="0A6048D1" w14:textId="77777777" w:rsidR="00F71597" w:rsidRPr="002739EF" w:rsidRDefault="00F71597" w:rsidP="4580DFBB">
            <w:pPr>
              <w:rPr>
                <w:rFonts w:ascii="Times New Roman" w:eastAsia="Times New Roman" w:hAnsi="Times New Roman" w:cs="Times New Roman"/>
                <w:color w:val="000000"/>
                <w:sz w:val="24"/>
                <w:szCs w:val="24"/>
              </w:rPr>
            </w:pPr>
          </w:p>
        </w:tc>
        <w:tc>
          <w:tcPr>
            <w:tcW w:w="570" w:type="dxa"/>
            <w:tcBorders>
              <w:top w:val="nil"/>
              <w:left w:val="nil"/>
              <w:bottom w:val="single" w:sz="4" w:space="0" w:color="auto"/>
              <w:right w:val="single" w:sz="4" w:space="0" w:color="auto"/>
            </w:tcBorders>
            <w:shd w:val="clear" w:color="auto" w:fill="ED7D31" w:themeFill="accent2"/>
          </w:tcPr>
          <w:p w14:paraId="2DD7A19F" w14:textId="249BA054" w:rsidR="7895691B" w:rsidRDefault="7895691B" w:rsidP="4580DFBB">
            <w:pPr>
              <w:rPr>
                <w:rFonts w:ascii="Times New Roman" w:eastAsia="Times New Roman" w:hAnsi="Times New Roman" w:cs="Times New Roman"/>
                <w:color w:val="000000" w:themeColor="text1"/>
                <w:sz w:val="24"/>
                <w:szCs w:val="24"/>
              </w:rPr>
            </w:pPr>
          </w:p>
        </w:tc>
        <w:tc>
          <w:tcPr>
            <w:tcW w:w="615" w:type="dxa"/>
            <w:tcBorders>
              <w:top w:val="nil"/>
              <w:left w:val="nil"/>
              <w:bottom w:val="single" w:sz="4" w:space="0" w:color="auto"/>
              <w:right w:val="single" w:sz="4" w:space="0" w:color="auto"/>
            </w:tcBorders>
            <w:shd w:val="clear" w:color="auto" w:fill="ED7D31" w:themeFill="accent2"/>
          </w:tcPr>
          <w:p w14:paraId="3D7FE8B5" w14:textId="5250CB49" w:rsidR="7895691B" w:rsidRDefault="7895691B" w:rsidP="4580DFBB">
            <w:pPr>
              <w:rPr>
                <w:rFonts w:ascii="Times New Roman" w:eastAsia="Times New Roman" w:hAnsi="Times New Roman" w:cs="Times New Roman"/>
                <w:color w:val="000000" w:themeColor="text1"/>
                <w:sz w:val="24"/>
                <w:szCs w:val="24"/>
              </w:rPr>
            </w:pPr>
          </w:p>
        </w:tc>
        <w:tc>
          <w:tcPr>
            <w:tcW w:w="630" w:type="dxa"/>
            <w:tcBorders>
              <w:top w:val="nil"/>
              <w:left w:val="nil"/>
              <w:bottom w:val="single" w:sz="4" w:space="0" w:color="auto"/>
              <w:right w:val="single" w:sz="4" w:space="0" w:color="auto"/>
            </w:tcBorders>
            <w:shd w:val="clear" w:color="auto" w:fill="ED7D31" w:themeFill="accent2"/>
          </w:tcPr>
          <w:p w14:paraId="751676A5" w14:textId="365EF1D0" w:rsidR="7895691B" w:rsidRDefault="7895691B" w:rsidP="4580DFBB">
            <w:pPr>
              <w:rPr>
                <w:rFonts w:ascii="Times New Roman" w:eastAsia="Times New Roman" w:hAnsi="Times New Roman" w:cs="Times New Roman"/>
                <w:color w:val="000000" w:themeColor="text1"/>
                <w:sz w:val="24"/>
                <w:szCs w:val="24"/>
              </w:rPr>
            </w:pPr>
          </w:p>
        </w:tc>
        <w:tc>
          <w:tcPr>
            <w:tcW w:w="722" w:type="dxa"/>
            <w:tcBorders>
              <w:top w:val="nil"/>
              <w:left w:val="nil"/>
              <w:bottom w:val="single" w:sz="4" w:space="0" w:color="auto"/>
              <w:right w:val="single" w:sz="4" w:space="0" w:color="auto"/>
            </w:tcBorders>
            <w:shd w:val="clear" w:color="auto" w:fill="FFFFFF" w:themeFill="background1"/>
          </w:tcPr>
          <w:p w14:paraId="190E890B" w14:textId="015D1643" w:rsidR="7895691B" w:rsidRDefault="7895691B" w:rsidP="4580DFBB">
            <w:pPr>
              <w:rPr>
                <w:rFonts w:ascii="Times New Roman" w:eastAsia="Times New Roman" w:hAnsi="Times New Roman" w:cs="Times New Roman"/>
                <w:color w:val="000000" w:themeColor="text1"/>
                <w:sz w:val="24"/>
                <w:szCs w:val="24"/>
              </w:rPr>
            </w:pPr>
          </w:p>
        </w:tc>
      </w:tr>
      <w:tr w:rsidR="00F71597" w:rsidRPr="002739EF" w14:paraId="6A38275C" w14:textId="77777777" w:rsidTr="006F7633">
        <w:trPr>
          <w:trHeight w:val="20"/>
        </w:trPr>
        <w:tc>
          <w:tcPr>
            <w:tcW w:w="636" w:type="dxa"/>
            <w:gridSpan w:val="2"/>
            <w:tcBorders>
              <w:top w:val="nil"/>
              <w:left w:val="single" w:sz="8" w:space="0" w:color="auto"/>
              <w:bottom w:val="single" w:sz="4" w:space="0" w:color="auto"/>
              <w:right w:val="single" w:sz="4" w:space="0" w:color="auto"/>
            </w:tcBorders>
            <w:shd w:val="clear" w:color="auto" w:fill="FFFFFF" w:themeFill="background1"/>
            <w:noWrap/>
            <w:vAlign w:val="bottom"/>
            <w:hideMark/>
          </w:tcPr>
          <w:p w14:paraId="74BB440C"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600" w:type="dxa"/>
            <w:tcBorders>
              <w:top w:val="nil"/>
              <w:left w:val="nil"/>
              <w:bottom w:val="single" w:sz="4" w:space="0" w:color="auto"/>
              <w:right w:val="single" w:sz="4" w:space="0" w:color="auto"/>
            </w:tcBorders>
            <w:shd w:val="clear" w:color="auto" w:fill="FFFFFF" w:themeFill="background1"/>
            <w:noWrap/>
            <w:vAlign w:val="bottom"/>
            <w:hideMark/>
          </w:tcPr>
          <w:p w14:paraId="4F2E642A"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585" w:type="dxa"/>
            <w:tcBorders>
              <w:top w:val="nil"/>
              <w:left w:val="nil"/>
              <w:bottom w:val="single" w:sz="4" w:space="0" w:color="auto"/>
              <w:right w:val="single" w:sz="4" w:space="0" w:color="auto"/>
            </w:tcBorders>
            <w:shd w:val="clear" w:color="auto" w:fill="FFFFFF" w:themeFill="background1"/>
            <w:noWrap/>
            <w:vAlign w:val="bottom"/>
            <w:hideMark/>
          </w:tcPr>
          <w:p w14:paraId="41C57700"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585" w:type="dxa"/>
            <w:tcBorders>
              <w:top w:val="nil"/>
              <w:left w:val="nil"/>
              <w:bottom w:val="single" w:sz="4" w:space="0" w:color="auto"/>
              <w:right w:val="single" w:sz="4" w:space="0" w:color="auto"/>
            </w:tcBorders>
            <w:shd w:val="clear" w:color="auto" w:fill="FFFFFF" w:themeFill="background1"/>
            <w:noWrap/>
            <w:vAlign w:val="bottom"/>
            <w:hideMark/>
          </w:tcPr>
          <w:p w14:paraId="4F730960"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615" w:type="dxa"/>
            <w:tcBorders>
              <w:top w:val="nil"/>
              <w:left w:val="nil"/>
              <w:bottom w:val="single" w:sz="4" w:space="0" w:color="auto"/>
              <w:right w:val="single" w:sz="4" w:space="0" w:color="auto"/>
            </w:tcBorders>
            <w:shd w:val="clear" w:color="auto" w:fill="92D050"/>
            <w:hideMark/>
          </w:tcPr>
          <w:p w14:paraId="0B3B8191" w14:textId="77777777" w:rsidR="00F71597" w:rsidRPr="002739EF" w:rsidRDefault="19876734"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594" w:type="dxa"/>
            <w:tcBorders>
              <w:top w:val="nil"/>
              <w:left w:val="nil"/>
              <w:bottom w:val="single" w:sz="4" w:space="0" w:color="auto"/>
              <w:right w:val="single" w:sz="4" w:space="0" w:color="auto"/>
            </w:tcBorders>
            <w:shd w:val="clear" w:color="auto" w:fill="92D050"/>
            <w:hideMark/>
          </w:tcPr>
          <w:p w14:paraId="04E65B6A" w14:textId="77777777" w:rsidR="00F71597" w:rsidRPr="002739EF" w:rsidRDefault="19876734"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720" w:type="dxa"/>
            <w:tcBorders>
              <w:top w:val="nil"/>
              <w:left w:val="nil"/>
              <w:bottom w:val="single" w:sz="4" w:space="0" w:color="auto"/>
              <w:right w:val="single" w:sz="4" w:space="0" w:color="auto"/>
            </w:tcBorders>
            <w:shd w:val="clear" w:color="auto" w:fill="92D050"/>
            <w:hideMark/>
          </w:tcPr>
          <w:p w14:paraId="144DACC7" w14:textId="77777777" w:rsidR="00F71597" w:rsidRPr="002739EF" w:rsidRDefault="19876734"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630" w:type="dxa"/>
            <w:tcBorders>
              <w:top w:val="nil"/>
              <w:left w:val="nil"/>
              <w:bottom w:val="single" w:sz="4" w:space="0" w:color="auto"/>
              <w:right w:val="single" w:sz="4" w:space="0" w:color="auto"/>
            </w:tcBorders>
            <w:shd w:val="clear" w:color="auto" w:fill="92D050"/>
            <w:hideMark/>
          </w:tcPr>
          <w:p w14:paraId="02EA1BC6"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570" w:type="dxa"/>
            <w:tcBorders>
              <w:top w:val="nil"/>
              <w:left w:val="nil"/>
              <w:bottom w:val="single" w:sz="4" w:space="0" w:color="auto"/>
              <w:right w:val="single" w:sz="4" w:space="0" w:color="auto"/>
            </w:tcBorders>
            <w:shd w:val="clear" w:color="auto" w:fill="92D050"/>
          </w:tcPr>
          <w:p w14:paraId="5A66F73D" w14:textId="76C95698" w:rsidR="7895691B" w:rsidRDefault="7895691B" w:rsidP="4580DFBB">
            <w:pPr>
              <w:rPr>
                <w:rFonts w:ascii="Times New Roman" w:eastAsia="Times New Roman" w:hAnsi="Times New Roman" w:cs="Times New Roman"/>
                <w:color w:val="000000" w:themeColor="text1"/>
                <w:sz w:val="24"/>
                <w:szCs w:val="24"/>
              </w:rPr>
            </w:pPr>
          </w:p>
        </w:tc>
        <w:tc>
          <w:tcPr>
            <w:tcW w:w="615" w:type="dxa"/>
            <w:tcBorders>
              <w:top w:val="nil"/>
              <w:left w:val="nil"/>
              <w:bottom w:val="single" w:sz="4" w:space="0" w:color="auto"/>
              <w:right w:val="single" w:sz="4" w:space="0" w:color="auto"/>
            </w:tcBorders>
            <w:shd w:val="clear" w:color="auto" w:fill="92D050"/>
          </w:tcPr>
          <w:p w14:paraId="0616E33F" w14:textId="66AFE258" w:rsidR="7895691B" w:rsidRDefault="7895691B" w:rsidP="4580DFBB">
            <w:pPr>
              <w:rPr>
                <w:rFonts w:ascii="Times New Roman" w:eastAsia="Times New Roman" w:hAnsi="Times New Roman" w:cs="Times New Roman"/>
                <w:color w:val="000000" w:themeColor="text1"/>
                <w:sz w:val="24"/>
                <w:szCs w:val="24"/>
              </w:rPr>
            </w:pPr>
          </w:p>
        </w:tc>
        <w:tc>
          <w:tcPr>
            <w:tcW w:w="630" w:type="dxa"/>
            <w:tcBorders>
              <w:top w:val="nil"/>
              <w:left w:val="nil"/>
              <w:bottom w:val="single" w:sz="4" w:space="0" w:color="auto"/>
              <w:right w:val="single" w:sz="4" w:space="0" w:color="auto"/>
            </w:tcBorders>
            <w:shd w:val="clear" w:color="auto" w:fill="92D050"/>
          </w:tcPr>
          <w:p w14:paraId="42138E97" w14:textId="1F022DC6" w:rsidR="7895691B" w:rsidRDefault="7895691B" w:rsidP="4580DFBB">
            <w:pPr>
              <w:rPr>
                <w:rFonts w:ascii="Times New Roman" w:eastAsia="Times New Roman" w:hAnsi="Times New Roman" w:cs="Times New Roman"/>
                <w:color w:val="000000" w:themeColor="text1"/>
                <w:sz w:val="24"/>
                <w:szCs w:val="24"/>
              </w:rPr>
            </w:pPr>
          </w:p>
        </w:tc>
        <w:tc>
          <w:tcPr>
            <w:tcW w:w="722" w:type="dxa"/>
            <w:tcBorders>
              <w:top w:val="nil"/>
              <w:left w:val="nil"/>
              <w:bottom w:val="single" w:sz="4" w:space="0" w:color="auto"/>
              <w:right w:val="single" w:sz="4" w:space="0" w:color="auto"/>
            </w:tcBorders>
            <w:shd w:val="clear" w:color="auto" w:fill="FFFFFF" w:themeFill="background1"/>
          </w:tcPr>
          <w:p w14:paraId="1910725C" w14:textId="4350A5DF" w:rsidR="7895691B" w:rsidRDefault="7895691B" w:rsidP="4580DFBB">
            <w:pPr>
              <w:rPr>
                <w:rFonts w:ascii="Times New Roman" w:eastAsia="Times New Roman" w:hAnsi="Times New Roman" w:cs="Times New Roman"/>
                <w:color w:val="000000" w:themeColor="text1"/>
                <w:sz w:val="24"/>
                <w:szCs w:val="24"/>
              </w:rPr>
            </w:pPr>
          </w:p>
        </w:tc>
      </w:tr>
      <w:tr w:rsidR="00F71597" w:rsidRPr="002739EF" w14:paraId="731B0498" w14:textId="77777777" w:rsidTr="006F7633">
        <w:trPr>
          <w:trHeight w:val="20"/>
        </w:trPr>
        <w:tc>
          <w:tcPr>
            <w:tcW w:w="636" w:type="dxa"/>
            <w:gridSpan w:val="2"/>
            <w:tcBorders>
              <w:top w:val="nil"/>
              <w:left w:val="single" w:sz="8" w:space="0" w:color="auto"/>
              <w:bottom w:val="single" w:sz="4" w:space="0" w:color="auto"/>
              <w:right w:val="single" w:sz="4" w:space="0" w:color="auto"/>
            </w:tcBorders>
            <w:shd w:val="clear" w:color="auto" w:fill="FFFFFF" w:themeFill="background1"/>
            <w:noWrap/>
            <w:vAlign w:val="bottom"/>
            <w:hideMark/>
          </w:tcPr>
          <w:p w14:paraId="074AE99E"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600" w:type="dxa"/>
            <w:tcBorders>
              <w:top w:val="nil"/>
              <w:left w:val="nil"/>
              <w:bottom w:val="single" w:sz="4" w:space="0" w:color="auto"/>
              <w:right w:val="single" w:sz="4" w:space="0" w:color="auto"/>
            </w:tcBorders>
            <w:shd w:val="clear" w:color="auto" w:fill="FFFFFF" w:themeFill="background1"/>
            <w:noWrap/>
            <w:vAlign w:val="bottom"/>
            <w:hideMark/>
          </w:tcPr>
          <w:p w14:paraId="5FF0F9CF"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585" w:type="dxa"/>
            <w:tcBorders>
              <w:top w:val="nil"/>
              <w:left w:val="nil"/>
              <w:bottom w:val="single" w:sz="4" w:space="0" w:color="auto"/>
              <w:right w:val="single" w:sz="4" w:space="0" w:color="auto"/>
            </w:tcBorders>
            <w:shd w:val="clear" w:color="auto" w:fill="FFFFFF" w:themeFill="background1"/>
            <w:noWrap/>
            <w:vAlign w:val="bottom"/>
            <w:hideMark/>
          </w:tcPr>
          <w:p w14:paraId="3AAC68DE"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585" w:type="dxa"/>
            <w:tcBorders>
              <w:top w:val="nil"/>
              <w:left w:val="nil"/>
              <w:bottom w:val="single" w:sz="4" w:space="0" w:color="auto"/>
              <w:right w:val="single" w:sz="4" w:space="0" w:color="auto"/>
            </w:tcBorders>
            <w:shd w:val="clear" w:color="auto" w:fill="auto"/>
            <w:hideMark/>
          </w:tcPr>
          <w:p w14:paraId="033FF15B"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615" w:type="dxa"/>
            <w:tcBorders>
              <w:top w:val="nil"/>
              <w:left w:val="nil"/>
              <w:bottom w:val="single" w:sz="4" w:space="0" w:color="auto"/>
              <w:right w:val="single" w:sz="4" w:space="0" w:color="auto"/>
            </w:tcBorders>
            <w:shd w:val="clear" w:color="auto" w:fill="FFFFFF" w:themeFill="background1"/>
            <w:hideMark/>
          </w:tcPr>
          <w:p w14:paraId="471AE854"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594" w:type="dxa"/>
            <w:tcBorders>
              <w:top w:val="nil"/>
              <w:left w:val="nil"/>
              <w:bottom w:val="single" w:sz="4" w:space="0" w:color="auto"/>
              <w:right w:val="single" w:sz="4" w:space="0" w:color="auto"/>
            </w:tcBorders>
            <w:shd w:val="clear" w:color="auto" w:fill="FFFFFF" w:themeFill="background1"/>
            <w:hideMark/>
          </w:tcPr>
          <w:p w14:paraId="6E4FC82A"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720" w:type="dxa"/>
            <w:tcBorders>
              <w:top w:val="nil"/>
              <w:left w:val="nil"/>
              <w:bottom w:val="single" w:sz="4" w:space="0" w:color="auto"/>
              <w:right w:val="single" w:sz="4" w:space="0" w:color="auto"/>
            </w:tcBorders>
            <w:shd w:val="clear" w:color="auto" w:fill="FFFFFF" w:themeFill="background1"/>
            <w:hideMark/>
          </w:tcPr>
          <w:p w14:paraId="05BEE873"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630" w:type="dxa"/>
            <w:tcBorders>
              <w:top w:val="nil"/>
              <w:left w:val="nil"/>
              <w:bottom w:val="single" w:sz="4" w:space="0" w:color="auto"/>
              <w:right w:val="single" w:sz="4" w:space="0" w:color="auto"/>
            </w:tcBorders>
            <w:shd w:val="clear" w:color="auto" w:fill="00B0F0"/>
            <w:hideMark/>
          </w:tcPr>
          <w:p w14:paraId="07E83A8E"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570" w:type="dxa"/>
            <w:tcBorders>
              <w:top w:val="nil"/>
              <w:left w:val="nil"/>
              <w:bottom w:val="single" w:sz="4" w:space="0" w:color="auto"/>
              <w:right w:val="single" w:sz="4" w:space="0" w:color="auto"/>
            </w:tcBorders>
            <w:shd w:val="clear" w:color="auto" w:fill="00B0F0"/>
          </w:tcPr>
          <w:p w14:paraId="70D8D660" w14:textId="6B7E565B" w:rsidR="7895691B" w:rsidRDefault="7895691B" w:rsidP="4580DFBB">
            <w:pPr>
              <w:rPr>
                <w:rFonts w:ascii="Times New Roman" w:eastAsia="Times New Roman" w:hAnsi="Times New Roman" w:cs="Times New Roman"/>
                <w:color w:val="000000" w:themeColor="text1"/>
                <w:sz w:val="24"/>
                <w:szCs w:val="24"/>
              </w:rPr>
            </w:pPr>
          </w:p>
        </w:tc>
        <w:tc>
          <w:tcPr>
            <w:tcW w:w="615" w:type="dxa"/>
            <w:tcBorders>
              <w:top w:val="nil"/>
              <w:left w:val="nil"/>
              <w:bottom w:val="single" w:sz="4" w:space="0" w:color="auto"/>
              <w:right w:val="single" w:sz="4" w:space="0" w:color="auto"/>
            </w:tcBorders>
            <w:shd w:val="clear" w:color="auto" w:fill="00B0F0"/>
          </w:tcPr>
          <w:p w14:paraId="4F0BCFE8" w14:textId="3CDF2A5D" w:rsidR="7895691B" w:rsidRDefault="7895691B" w:rsidP="4580DFBB">
            <w:pPr>
              <w:rPr>
                <w:rFonts w:ascii="Times New Roman" w:eastAsia="Times New Roman" w:hAnsi="Times New Roman" w:cs="Times New Roman"/>
                <w:color w:val="000000" w:themeColor="text1"/>
                <w:sz w:val="24"/>
                <w:szCs w:val="24"/>
              </w:rPr>
            </w:pPr>
          </w:p>
        </w:tc>
        <w:tc>
          <w:tcPr>
            <w:tcW w:w="630" w:type="dxa"/>
            <w:tcBorders>
              <w:top w:val="nil"/>
              <w:left w:val="nil"/>
              <w:bottom w:val="single" w:sz="4" w:space="0" w:color="auto"/>
              <w:right w:val="single" w:sz="4" w:space="0" w:color="auto"/>
            </w:tcBorders>
            <w:shd w:val="clear" w:color="auto" w:fill="00B0F0"/>
          </w:tcPr>
          <w:p w14:paraId="6A395976" w14:textId="4E4C16D4" w:rsidR="7895691B" w:rsidRDefault="7895691B" w:rsidP="4580DFBB">
            <w:pPr>
              <w:rPr>
                <w:rFonts w:ascii="Times New Roman" w:eastAsia="Times New Roman" w:hAnsi="Times New Roman" w:cs="Times New Roman"/>
                <w:color w:val="000000" w:themeColor="text1"/>
                <w:sz w:val="24"/>
                <w:szCs w:val="24"/>
              </w:rPr>
            </w:pPr>
          </w:p>
        </w:tc>
        <w:tc>
          <w:tcPr>
            <w:tcW w:w="722" w:type="dxa"/>
            <w:tcBorders>
              <w:top w:val="nil"/>
              <w:left w:val="nil"/>
              <w:bottom w:val="single" w:sz="4" w:space="0" w:color="auto"/>
              <w:right w:val="single" w:sz="4" w:space="0" w:color="auto"/>
            </w:tcBorders>
            <w:shd w:val="clear" w:color="auto" w:fill="00B0F0"/>
          </w:tcPr>
          <w:p w14:paraId="248E0AE9" w14:textId="57FBC0C1" w:rsidR="7895691B" w:rsidRDefault="7895691B" w:rsidP="4580DFBB">
            <w:pPr>
              <w:rPr>
                <w:rFonts w:ascii="Times New Roman" w:eastAsia="Times New Roman" w:hAnsi="Times New Roman" w:cs="Times New Roman"/>
                <w:color w:val="000000" w:themeColor="text1"/>
                <w:sz w:val="24"/>
                <w:szCs w:val="24"/>
              </w:rPr>
            </w:pPr>
          </w:p>
        </w:tc>
      </w:tr>
      <w:tr w:rsidR="00F71597" w:rsidRPr="002739EF" w14:paraId="476C75F2" w14:textId="77777777" w:rsidTr="006F7633">
        <w:trPr>
          <w:trHeight w:val="20"/>
        </w:trPr>
        <w:tc>
          <w:tcPr>
            <w:tcW w:w="411" w:type="dxa"/>
            <w:tcBorders>
              <w:top w:val="nil"/>
              <w:left w:val="single" w:sz="8" w:space="0" w:color="auto"/>
              <w:bottom w:val="nil"/>
              <w:right w:val="nil"/>
            </w:tcBorders>
            <w:shd w:val="clear" w:color="auto" w:fill="FF0000"/>
            <w:hideMark/>
          </w:tcPr>
          <w:p w14:paraId="6E8C1F18"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7089" w:type="dxa"/>
            <w:gridSpan w:val="12"/>
            <w:tcBorders>
              <w:top w:val="single" w:sz="4" w:space="0" w:color="auto"/>
              <w:left w:val="nil"/>
              <w:bottom w:val="nil"/>
              <w:right w:val="single" w:sz="8" w:space="0" w:color="000000" w:themeColor="text1"/>
            </w:tcBorders>
            <w:shd w:val="clear" w:color="auto" w:fill="FFFFFF" w:themeFill="background1"/>
          </w:tcPr>
          <w:p w14:paraId="2ECBA569" w14:textId="4C67C8B6" w:rsidR="00F010D8" w:rsidRDefault="534B14C4" w:rsidP="44BA4F1D">
            <w:pPr>
              <w:rPr>
                <w:rFonts w:ascii="Times New Roman" w:eastAsia="Times New Roman" w:hAnsi="Times New Roman" w:cs="Times New Roman"/>
                <w:b/>
                <w:bCs/>
                <w:sz w:val="24"/>
                <w:szCs w:val="24"/>
              </w:rPr>
            </w:pPr>
            <w:r w:rsidRPr="44BA4F1D">
              <w:rPr>
                <w:rFonts w:ascii="Times New Roman" w:eastAsia="Times New Roman" w:hAnsi="Times New Roman" w:cs="Times New Roman"/>
                <w:b/>
                <w:bCs/>
                <w:sz w:val="24"/>
                <w:szCs w:val="24"/>
              </w:rPr>
              <w:t xml:space="preserve">QAPP Preparation </w:t>
            </w:r>
          </w:p>
        </w:tc>
      </w:tr>
      <w:tr w:rsidR="00F71597" w:rsidRPr="002739EF" w14:paraId="2328A4EE" w14:textId="77777777" w:rsidTr="006F7633">
        <w:trPr>
          <w:trHeight w:val="20"/>
        </w:trPr>
        <w:tc>
          <w:tcPr>
            <w:tcW w:w="411" w:type="dxa"/>
            <w:tcBorders>
              <w:top w:val="nil"/>
              <w:left w:val="single" w:sz="8" w:space="0" w:color="auto"/>
              <w:bottom w:val="nil"/>
              <w:right w:val="nil"/>
            </w:tcBorders>
            <w:shd w:val="clear" w:color="auto" w:fill="FFFF00"/>
            <w:hideMark/>
          </w:tcPr>
          <w:p w14:paraId="26F5A1D4"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7089" w:type="dxa"/>
            <w:gridSpan w:val="12"/>
            <w:tcBorders>
              <w:top w:val="nil"/>
              <w:left w:val="nil"/>
              <w:bottom w:val="nil"/>
              <w:right w:val="single" w:sz="8" w:space="0" w:color="000000" w:themeColor="text1"/>
            </w:tcBorders>
            <w:shd w:val="clear" w:color="auto" w:fill="auto"/>
          </w:tcPr>
          <w:p w14:paraId="536D8C4A" w14:textId="1FFDC5A4" w:rsidR="00F010D8" w:rsidRDefault="6886631A" w:rsidP="4580DFBB">
            <w:pPr>
              <w:rPr>
                <w:rFonts w:ascii="Times New Roman" w:eastAsia="Times New Roman" w:hAnsi="Times New Roman" w:cs="Times New Roman"/>
                <w:b/>
                <w:bCs/>
                <w:color w:val="000000" w:themeColor="text1"/>
                <w:sz w:val="24"/>
                <w:szCs w:val="24"/>
              </w:rPr>
            </w:pPr>
            <w:r w:rsidRPr="44BA4F1D">
              <w:rPr>
                <w:rFonts w:ascii="Times New Roman" w:eastAsia="Times New Roman" w:hAnsi="Times New Roman" w:cs="Times New Roman"/>
                <w:b/>
                <w:bCs/>
                <w:color w:val="000000" w:themeColor="text1"/>
                <w:sz w:val="24"/>
                <w:szCs w:val="24"/>
              </w:rPr>
              <w:t xml:space="preserve">Data collection (buoys </w:t>
            </w:r>
            <w:r w:rsidR="79280B11" w:rsidRPr="44BA4F1D">
              <w:rPr>
                <w:rFonts w:ascii="Times New Roman" w:eastAsia="Times New Roman" w:hAnsi="Times New Roman" w:cs="Times New Roman"/>
                <w:b/>
                <w:bCs/>
                <w:color w:val="000000" w:themeColor="text1"/>
                <w:sz w:val="24"/>
                <w:szCs w:val="24"/>
              </w:rPr>
              <w:t xml:space="preserve">and </w:t>
            </w:r>
            <w:proofErr w:type="spellStart"/>
            <w:r w:rsidR="79280B11" w:rsidRPr="44BA4F1D">
              <w:rPr>
                <w:rFonts w:ascii="Times New Roman" w:eastAsia="Times New Roman" w:hAnsi="Times New Roman" w:cs="Times New Roman"/>
                <w:b/>
                <w:bCs/>
                <w:color w:val="000000" w:themeColor="text1"/>
                <w:sz w:val="24"/>
                <w:szCs w:val="24"/>
              </w:rPr>
              <w:t>FLAMe</w:t>
            </w:r>
            <w:proofErr w:type="spellEnd"/>
            <w:r w:rsidR="79280B11" w:rsidRPr="44BA4F1D">
              <w:rPr>
                <w:rFonts w:ascii="Times New Roman" w:eastAsia="Times New Roman" w:hAnsi="Times New Roman" w:cs="Times New Roman"/>
                <w:b/>
                <w:bCs/>
                <w:color w:val="000000" w:themeColor="text1"/>
                <w:sz w:val="24"/>
                <w:szCs w:val="24"/>
              </w:rPr>
              <w:t xml:space="preserve"> </w:t>
            </w:r>
            <w:r w:rsidRPr="44BA4F1D">
              <w:rPr>
                <w:rFonts w:ascii="Times New Roman" w:eastAsia="Times New Roman" w:hAnsi="Times New Roman" w:cs="Times New Roman"/>
                <w:b/>
                <w:bCs/>
                <w:color w:val="000000" w:themeColor="text1"/>
                <w:sz w:val="24"/>
                <w:szCs w:val="24"/>
              </w:rPr>
              <w:t>deployed)</w:t>
            </w:r>
          </w:p>
        </w:tc>
      </w:tr>
      <w:tr w:rsidR="00F71597" w:rsidRPr="002739EF" w14:paraId="4FE460D8" w14:textId="77777777" w:rsidTr="006F7633">
        <w:trPr>
          <w:trHeight w:val="20"/>
        </w:trPr>
        <w:tc>
          <w:tcPr>
            <w:tcW w:w="411" w:type="dxa"/>
            <w:tcBorders>
              <w:top w:val="nil"/>
              <w:left w:val="single" w:sz="8" w:space="0" w:color="auto"/>
              <w:bottom w:val="nil"/>
              <w:right w:val="nil"/>
            </w:tcBorders>
            <w:shd w:val="clear" w:color="auto" w:fill="ED7D31" w:themeFill="accent2"/>
          </w:tcPr>
          <w:p w14:paraId="694BF5AE" w14:textId="77777777" w:rsidR="00F71597" w:rsidRPr="002739EF" w:rsidRDefault="00F71597" w:rsidP="4580DFBB">
            <w:pPr>
              <w:rPr>
                <w:rFonts w:ascii="Times New Roman" w:eastAsia="Times New Roman" w:hAnsi="Times New Roman" w:cs="Times New Roman"/>
                <w:color w:val="000000"/>
                <w:sz w:val="24"/>
                <w:szCs w:val="24"/>
              </w:rPr>
            </w:pPr>
          </w:p>
        </w:tc>
        <w:tc>
          <w:tcPr>
            <w:tcW w:w="7089" w:type="dxa"/>
            <w:gridSpan w:val="12"/>
            <w:tcBorders>
              <w:top w:val="nil"/>
              <w:left w:val="nil"/>
              <w:bottom w:val="nil"/>
              <w:right w:val="single" w:sz="8" w:space="0" w:color="000000" w:themeColor="text1"/>
            </w:tcBorders>
            <w:shd w:val="clear" w:color="auto" w:fill="auto"/>
          </w:tcPr>
          <w:p w14:paraId="11035FB8" w14:textId="07B3C0C3" w:rsidR="00F010D8" w:rsidRDefault="384F11E3" w:rsidP="44BA4F1D">
            <w:pPr>
              <w:rPr>
                <w:rFonts w:ascii="Times New Roman" w:eastAsia="Times New Roman" w:hAnsi="Times New Roman" w:cs="Times New Roman"/>
                <w:b/>
                <w:bCs/>
                <w:sz w:val="24"/>
                <w:szCs w:val="24"/>
              </w:rPr>
            </w:pPr>
            <w:r w:rsidRPr="44BA4F1D">
              <w:rPr>
                <w:rFonts w:ascii="Times New Roman" w:eastAsia="Times New Roman" w:hAnsi="Times New Roman" w:cs="Times New Roman"/>
                <w:b/>
                <w:bCs/>
                <w:sz w:val="24"/>
                <w:szCs w:val="24"/>
              </w:rPr>
              <w:t>Sample analysis</w:t>
            </w:r>
          </w:p>
        </w:tc>
      </w:tr>
      <w:tr w:rsidR="00F71597" w:rsidRPr="002739EF" w14:paraId="23704184" w14:textId="77777777" w:rsidTr="006F7633">
        <w:trPr>
          <w:trHeight w:val="20"/>
        </w:trPr>
        <w:tc>
          <w:tcPr>
            <w:tcW w:w="411" w:type="dxa"/>
            <w:tcBorders>
              <w:top w:val="nil"/>
              <w:left w:val="single" w:sz="8" w:space="0" w:color="auto"/>
              <w:bottom w:val="nil"/>
              <w:right w:val="nil"/>
            </w:tcBorders>
            <w:shd w:val="clear" w:color="auto" w:fill="92D050"/>
            <w:hideMark/>
          </w:tcPr>
          <w:p w14:paraId="07641F6E"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7089" w:type="dxa"/>
            <w:gridSpan w:val="12"/>
            <w:tcBorders>
              <w:top w:val="nil"/>
              <w:left w:val="nil"/>
              <w:bottom w:val="nil"/>
              <w:right w:val="single" w:sz="8" w:space="0" w:color="000000" w:themeColor="text1"/>
            </w:tcBorders>
            <w:shd w:val="clear" w:color="auto" w:fill="auto"/>
          </w:tcPr>
          <w:p w14:paraId="3112A39F" w14:textId="383D9AC9" w:rsidR="00F010D8" w:rsidRDefault="6D4E3087" w:rsidP="44BA4F1D">
            <w:pPr>
              <w:rPr>
                <w:rFonts w:ascii="Times New Roman" w:eastAsia="Times New Roman" w:hAnsi="Times New Roman" w:cs="Times New Roman"/>
                <w:b/>
                <w:bCs/>
                <w:sz w:val="24"/>
                <w:szCs w:val="24"/>
              </w:rPr>
            </w:pPr>
            <w:r w:rsidRPr="44BA4F1D">
              <w:rPr>
                <w:rFonts w:ascii="Times New Roman" w:eastAsia="Times New Roman" w:hAnsi="Times New Roman" w:cs="Times New Roman"/>
                <w:b/>
                <w:bCs/>
                <w:sz w:val="24"/>
                <w:szCs w:val="24"/>
              </w:rPr>
              <w:t>Data Analysis</w:t>
            </w:r>
          </w:p>
        </w:tc>
      </w:tr>
      <w:tr w:rsidR="00F71597" w:rsidRPr="002739EF" w14:paraId="29854E41" w14:textId="77777777" w:rsidTr="006F7633">
        <w:trPr>
          <w:trHeight w:val="20"/>
        </w:trPr>
        <w:tc>
          <w:tcPr>
            <w:tcW w:w="411" w:type="dxa"/>
            <w:tcBorders>
              <w:top w:val="nil"/>
              <w:left w:val="single" w:sz="8" w:space="0" w:color="auto"/>
              <w:bottom w:val="nil"/>
              <w:right w:val="nil"/>
            </w:tcBorders>
            <w:shd w:val="clear" w:color="auto" w:fill="00B0F0"/>
            <w:hideMark/>
          </w:tcPr>
          <w:p w14:paraId="248E3068"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7089" w:type="dxa"/>
            <w:gridSpan w:val="12"/>
            <w:tcBorders>
              <w:top w:val="nil"/>
              <w:left w:val="nil"/>
              <w:bottom w:val="nil"/>
              <w:right w:val="single" w:sz="8" w:space="0" w:color="000000" w:themeColor="text1"/>
            </w:tcBorders>
            <w:shd w:val="clear" w:color="auto" w:fill="auto"/>
          </w:tcPr>
          <w:p w14:paraId="44BA7DC7" w14:textId="28C070FA" w:rsidR="00F010D8" w:rsidRDefault="40C92F1B" w:rsidP="5A5081AB">
            <w:pPr>
              <w:rPr>
                <w:rFonts w:ascii="Times New Roman" w:eastAsia="Times New Roman" w:hAnsi="Times New Roman" w:cs="Times New Roman"/>
                <w:b/>
                <w:bCs/>
                <w:color w:val="000000" w:themeColor="text1"/>
                <w:sz w:val="24"/>
                <w:szCs w:val="24"/>
              </w:rPr>
            </w:pPr>
            <w:r w:rsidRPr="44BA4F1D">
              <w:rPr>
                <w:rFonts w:ascii="Times New Roman" w:eastAsia="Times New Roman" w:hAnsi="Times New Roman" w:cs="Times New Roman"/>
                <w:b/>
                <w:bCs/>
                <w:color w:val="000000" w:themeColor="text1"/>
                <w:sz w:val="24"/>
                <w:szCs w:val="24"/>
              </w:rPr>
              <w:t>Report/manuscript preparation and submission</w:t>
            </w:r>
          </w:p>
        </w:tc>
      </w:tr>
    </w:tbl>
    <w:p w14:paraId="7F89D5CC" w14:textId="33080DFC" w:rsidR="5A5081AB" w:rsidRDefault="5A5081AB"/>
    <w:p w14:paraId="1661A583" w14:textId="77777777" w:rsidR="00F71597" w:rsidRDefault="00F71597" w:rsidP="38CA568A">
      <w:pPr>
        <w:rPr>
          <w:rFonts w:ascii="Times New Roman" w:eastAsia="Times New Roman" w:hAnsi="Times New Roman" w:cs="Times New Roman"/>
          <w:color w:val="000000" w:themeColor="text1"/>
          <w:sz w:val="24"/>
          <w:szCs w:val="24"/>
        </w:rPr>
      </w:pPr>
    </w:p>
    <w:p w14:paraId="5B3BE148" w14:textId="5D43D662" w:rsidR="38CA568A" w:rsidRDefault="38CA568A" w:rsidP="38CA568A">
      <w:pPr>
        <w:rPr>
          <w:rFonts w:ascii="Times New Roman" w:eastAsia="Times New Roman" w:hAnsi="Times New Roman" w:cs="Times New Roman"/>
          <w:color w:val="000000" w:themeColor="text1"/>
          <w:sz w:val="24"/>
          <w:szCs w:val="24"/>
        </w:rPr>
      </w:pPr>
    </w:p>
    <w:p w14:paraId="2FADA673" w14:textId="396E6251" w:rsidR="38CA568A" w:rsidRDefault="38CA568A" w:rsidP="38CA568A">
      <w:pPr>
        <w:rPr>
          <w:rFonts w:ascii="Times New Roman" w:eastAsia="Times New Roman" w:hAnsi="Times New Roman" w:cs="Times New Roman"/>
          <w:color w:val="000000" w:themeColor="text1"/>
          <w:sz w:val="24"/>
          <w:szCs w:val="24"/>
        </w:rPr>
      </w:pPr>
    </w:p>
    <w:p w14:paraId="6E153FBB" w14:textId="3F2E8EA1" w:rsidR="38CA568A" w:rsidRDefault="38CA568A" w:rsidP="4580DFBB">
      <w:pPr>
        <w:spacing w:after="0" w:line="240" w:lineRule="auto"/>
        <w:rPr>
          <w:rFonts w:ascii="Times New Roman" w:eastAsia="Times New Roman" w:hAnsi="Times New Roman" w:cs="Times New Roman"/>
          <w:i/>
          <w:iCs/>
          <w:sz w:val="24"/>
          <w:szCs w:val="24"/>
        </w:rPr>
      </w:pPr>
    </w:p>
    <w:p w14:paraId="371D24CE" w14:textId="77777777" w:rsidR="00AE6947" w:rsidRDefault="00AE6947" w:rsidP="4580DFBB">
      <w:pPr>
        <w:spacing w:after="0" w:line="240" w:lineRule="auto"/>
        <w:rPr>
          <w:rFonts w:ascii="Times New Roman" w:eastAsia="Times New Roman" w:hAnsi="Times New Roman" w:cs="Times New Roman"/>
          <w:sz w:val="24"/>
          <w:szCs w:val="24"/>
        </w:rPr>
      </w:pPr>
    </w:p>
    <w:p w14:paraId="6C836794" w14:textId="259FD6A8" w:rsidR="001347A1" w:rsidRDefault="002739EF" w:rsidP="4580DFBB">
      <w:pPr>
        <w:pStyle w:val="Heading2"/>
        <w:rPr>
          <w:rFonts w:ascii="Times New Roman" w:hAnsi="Times New Roman"/>
          <w:sz w:val="24"/>
          <w:szCs w:val="24"/>
        </w:rPr>
      </w:pPr>
      <w:bookmarkStart w:id="26" w:name="_Toc531072410"/>
      <w:r w:rsidRPr="4580DFBB">
        <w:rPr>
          <w:rFonts w:ascii="Times New Roman" w:hAnsi="Times New Roman"/>
          <w:sz w:val="24"/>
          <w:szCs w:val="24"/>
        </w:rPr>
        <w:lastRenderedPageBreak/>
        <w:t>A</w:t>
      </w:r>
      <w:r w:rsidR="00D23CE0" w:rsidRPr="4580DFBB">
        <w:rPr>
          <w:rFonts w:ascii="Times New Roman" w:hAnsi="Times New Roman"/>
          <w:sz w:val="24"/>
          <w:szCs w:val="24"/>
        </w:rPr>
        <w:t>7</w:t>
      </w:r>
      <w:r w:rsidRPr="4580DFBB">
        <w:rPr>
          <w:rFonts w:ascii="Times New Roman" w:hAnsi="Times New Roman"/>
          <w:sz w:val="24"/>
          <w:szCs w:val="24"/>
        </w:rPr>
        <w:t xml:space="preserve">. Quality Objectives </w:t>
      </w:r>
      <w:r w:rsidR="00E427BC" w:rsidRPr="4580DFBB">
        <w:rPr>
          <w:rFonts w:ascii="Times New Roman" w:hAnsi="Times New Roman"/>
          <w:sz w:val="24"/>
          <w:szCs w:val="24"/>
        </w:rPr>
        <w:t xml:space="preserve">and Criteria </w:t>
      </w:r>
      <w:r w:rsidRPr="4580DFBB">
        <w:rPr>
          <w:rFonts w:ascii="Times New Roman" w:hAnsi="Times New Roman"/>
          <w:sz w:val="24"/>
          <w:szCs w:val="24"/>
        </w:rPr>
        <w:t>for Measurement Data</w:t>
      </w:r>
      <w:bookmarkEnd w:id="26"/>
    </w:p>
    <w:p w14:paraId="08297B1D" w14:textId="7822E4EF" w:rsidR="001347A1" w:rsidRDefault="001347A1" w:rsidP="4580DFBB">
      <w:pPr>
        <w:spacing w:after="0" w:line="240" w:lineRule="auto"/>
        <w:rPr>
          <w:rFonts w:ascii="Times New Roman" w:eastAsia="Times New Roman" w:hAnsi="Times New Roman" w:cs="Times New Roman"/>
          <w:sz w:val="24"/>
          <w:szCs w:val="24"/>
        </w:rPr>
      </w:pPr>
    </w:p>
    <w:p w14:paraId="25FFD479" w14:textId="2CD3A0A9" w:rsidR="00005EB7" w:rsidRDefault="3D918D30" w:rsidP="4580DFBB">
      <w:p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 xml:space="preserve">The overall quality objective for this project is to generate field data to </w:t>
      </w:r>
      <w:r w:rsidR="00620617">
        <w:rPr>
          <w:rFonts w:ascii="Times New Roman" w:eastAsia="Times New Roman" w:hAnsi="Times New Roman" w:cs="Times New Roman"/>
          <w:color w:val="000000" w:themeColor="text1"/>
          <w:sz w:val="24"/>
          <w:szCs w:val="24"/>
        </w:rPr>
        <w:t xml:space="preserve">understand </w:t>
      </w:r>
      <w:r w:rsidRPr="4580DFBB">
        <w:rPr>
          <w:rFonts w:ascii="Times New Roman" w:eastAsia="Times New Roman" w:hAnsi="Times New Roman" w:cs="Times New Roman"/>
          <w:color w:val="000000" w:themeColor="text1"/>
          <w:sz w:val="24"/>
          <w:szCs w:val="24"/>
        </w:rPr>
        <w:t xml:space="preserve">the spatial and temporal dynamics of cyanobacterial blooms.  The quality objectives will be maintained by utilizing appropriate quality control measures in both the lab and the field.  Regular calibration of field </w:t>
      </w:r>
      <w:r w:rsidRPr="006015C2">
        <w:rPr>
          <w:rFonts w:ascii="Times New Roman" w:eastAsia="Times New Roman" w:hAnsi="Times New Roman" w:cs="Times New Roman"/>
          <w:color w:val="000000" w:themeColor="text1"/>
          <w:sz w:val="24"/>
          <w:szCs w:val="24"/>
        </w:rPr>
        <w:t>instruments (See Section B7 for schedule) should</w:t>
      </w:r>
      <w:r w:rsidRPr="4580DFBB">
        <w:rPr>
          <w:rFonts w:ascii="Times New Roman" w:eastAsia="Times New Roman" w:hAnsi="Times New Roman" w:cs="Times New Roman"/>
          <w:color w:val="000000" w:themeColor="text1"/>
          <w:sz w:val="24"/>
          <w:szCs w:val="24"/>
        </w:rPr>
        <w:t xml:space="preserve"> minimize error produced by the sondes </w:t>
      </w:r>
      <w:r w:rsidRPr="00C21B3A">
        <w:rPr>
          <w:rFonts w:ascii="Times New Roman" w:eastAsia="Times New Roman" w:hAnsi="Times New Roman" w:cs="Times New Roman"/>
          <w:color w:val="000000" w:themeColor="text1"/>
          <w:sz w:val="24"/>
          <w:szCs w:val="24"/>
        </w:rPr>
        <w:t>(see Tables 1 and 2 for</w:t>
      </w:r>
      <w:r w:rsidRPr="4580DFBB">
        <w:rPr>
          <w:rFonts w:ascii="Times New Roman" w:eastAsia="Times New Roman" w:hAnsi="Times New Roman" w:cs="Times New Roman"/>
          <w:color w:val="000000" w:themeColor="text1"/>
          <w:sz w:val="24"/>
          <w:szCs w:val="24"/>
        </w:rPr>
        <w:t xml:space="preserve"> measurement range and resolution).  Rigorous application of QA/QC policies in EPA SOPs (</w:t>
      </w:r>
      <w:r w:rsidRPr="00C21B3A">
        <w:rPr>
          <w:rFonts w:ascii="Times New Roman" w:eastAsia="Times New Roman" w:hAnsi="Times New Roman" w:cs="Times New Roman"/>
          <w:color w:val="000000" w:themeColor="text1"/>
          <w:sz w:val="24"/>
          <w:szCs w:val="24"/>
        </w:rPr>
        <w:t>see Section B4 for</w:t>
      </w:r>
      <w:r w:rsidRPr="4580DFBB">
        <w:rPr>
          <w:rFonts w:ascii="Times New Roman" w:eastAsia="Times New Roman" w:hAnsi="Times New Roman" w:cs="Times New Roman"/>
          <w:color w:val="000000" w:themeColor="text1"/>
          <w:sz w:val="24"/>
          <w:szCs w:val="24"/>
        </w:rPr>
        <w:t xml:space="preserve"> analytical methods) will be applied during laboratory procedures to ensure data quality and minimize instrumentation or procedural error.</w:t>
      </w:r>
    </w:p>
    <w:p w14:paraId="44DD39F8" w14:textId="0C7CEA1E" w:rsidR="00583C66" w:rsidRDefault="00583C66" w:rsidP="4580DFBB">
      <w:pPr>
        <w:spacing w:after="0" w:line="240" w:lineRule="auto"/>
        <w:rPr>
          <w:rFonts w:ascii="Times New Roman" w:eastAsia="Times New Roman" w:hAnsi="Times New Roman" w:cs="Times New Roman"/>
          <w:sz w:val="24"/>
          <w:szCs w:val="24"/>
        </w:rPr>
      </w:pPr>
    </w:p>
    <w:p w14:paraId="7605BE79" w14:textId="2FA1133E" w:rsidR="00AB34A9" w:rsidRDefault="00AB34A9" w:rsidP="4580DFBB">
      <w:pPr>
        <w:pStyle w:val="Heading2"/>
        <w:rPr>
          <w:rFonts w:ascii="Times New Roman" w:hAnsi="Times New Roman"/>
          <w:sz w:val="24"/>
          <w:szCs w:val="24"/>
        </w:rPr>
      </w:pPr>
      <w:bookmarkStart w:id="27" w:name="_Toc531072411"/>
      <w:r w:rsidRPr="4580DFBB">
        <w:rPr>
          <w:rFonts w:ascii="Times New Roman" w:hAnsi="Times New Roman"/>
          <w:sz w:val="24"/>
          <w:szCs w:val="24"/>
        </w:rPr>
        <w:t>A</w:t>
      </w:r>
      <w:r w:rsidR="00D23CE0" w:rsidRPr="4580DFBB">
        <w:rPr>
          <w:rFonts w:ascii="Times New Roman" w:hAnsi="Times New Roman"/>
          <w:sz w:val="24"/>
          <w:szCs w:val="24"/>
        </w:rPr>
        <w:t>8</w:t>
      </w:r>
      <w:r w:rsidRPr="4580DFBB">
        <w:rPr>
          <w:rFonts w:ascii="Times New Roman" w:hAnsi="Times New Roman"/>
          <w:sz w:val="24"/>
          <w:szCs w:val="24"/>
        </w:rPr>
        <w:t xml:space="preserve">. </w:t>
      </w:r>
      <w:r w:rsidR="002C4C92" w:rsidRPr="4580DFBB">
        <w:rPr>
          <w:rFonts w:ascii="Times New Roman" w:hAnsi="Times New Roman"/>
          <w:sz w:val="24"/>
          <w:szCs w:val="24"/>
        </w:rPr>
        <w:t>Special Training/Certification</w:t>
      </w:r>
      <w:r w:rsidR="00E427BC" w:rsidRPr="4580DFBB">
        <w:rPr>
          <w:rFonts w:ascii="Times New Roman" w:hAnsi="Times New Roman"/>
          <w:sz w:val="24"/>
          <w:szCs w:val="24"/>
        </w:rPr>
        <w:t>s</w:t>
      </w:r>
      <w:bookmarkEnd w:id="27"/>
    </w:p>
    <w:p w14:paraId="556930ED" w14:textId="64F55242" w:rsidR="00AB34A9" w:rsidRDefault="00AB34A9" w:rsidP="4580DFBB">
      <w:pPr>
        <w:spacing w:after="0" w:line="240" w:lineRule="auto"/>
        <w:rPr>
          <w:rFonts w:ascii="Times New Roman" w:eastAsia="Times New Roman" w:hAnsi="Times New Roman" w:cs="Times New Roman"/>
          <w:sz w:val="24"/>
          <w:szCs w:val="24"/>
        </w:rPr>
      </w:pPr>
    </w:p>
    <w:p w14:paraId="3F86CF70" w14:textId="6DB1170F" w:rsidR="00AB34A9" w:rsidRDefault="23E4FE4D" w:rsidP="00D32ED3">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None of the field tasks require special training or certification.  Standard training using analyzers at A</w:t>
      </w:r>
      <w:r w:rsidR="79500038" w:rsidRPr="4580DFBB">
        <w:rPr>
          <w:rFonts w:ascii="Times New Roman" w:eastAsia="Times New Roman" w:hAnsi="Times New Roman" w:cs="Times New Roman"/>
          <w:sz w:val="24"/>
          <w:szCs w:val="24"/>
        </w:rPr>
        <w:t>CES</w:t>
      </w:r>
      <w:r w:rsidRPr="4580DFBB">
        <w:rPr>
          <w:rFonts w:ascii="Times New Roman" w:eastAsia="Times New Roman" w:hAnsi="Times New Roman" w:cs="Times New Roman"/>
          <w:sz w:val="24"/>
          <w:szCs w:val="24"/>
        </w:rPr>
        <w:t>D</w:t>
      </w:r>
      <w:r w:rsidR="003E24C9">
        <w:rPr>
          <w:rFonts w:ascii="Times New Roman" w:eastAsia="Times New Roman" w:hAnsi="Times New Roman" w:cs="Times New Roman"/>
          <w:sz w:val="24"/>
          <w:szCs w:val="24"/>
        </w:rPr>
        <w:t xml:space="preserve"> will be provided by</w:t>
      </w:r>
      <w:r w:rsidRPr="4580DFBB">
        <w:rPr>
          <w:rFonts w:ascii="Times New Roman" w:eastAsia="Times New Roman" w:hAnsi="Times New Roman" w:cs="Times New Roman"/>
          <w:sz w:val="24"/>
          <w:szCs w:val="24"/>
        </w:rPr>
        <w:t xml:space="preserve"> technicians or others who have expertise with the method.  Training will be documented via the ORD competency forms.</w:t>
      </w:r>
    </w:p>
    <w:p w14:paraId="31D0BF46" w14:textId="6B277D0D" w:rsidR="00AB34A9" w:rsidRDefault="00AB34A9" w:rsidP="4580DFBB">
      <w:pPr>
        <w:spacing w:after="0" w:line="240" w:lineRule="auto"/>
        <w:rPr>
          <w:rFonts w:ascii="Times New Roman" w:eastAsia="Times New Roman" w:hAnsi="Times New Roman" w:cs="Times New Roman"/>
          <w:sz w:val="24"/>
          <w:szCs w:val="24"/>
        </w:rPr>
      </w:pPr>
    </w:p>
    <w:p w14:paraId="3046B420" w14:textId="74D1175C" w:rsidR="002739EF" w:rsidRDefault="0052122D" w:rsidP="4580DFBB">
      <w:pPr>
        <w:pStyle w:val="Heading2"/>
        <w:rPr>
          <w:rFonts w:ascii="Times New Roman" w:hAnsi="Times New Roman"/>
          <w:sz w:val="24"/>
          <w:szCs w:val="24"/>
        </w:rPr>
      </w:pPr>
      <w:bookmarkStart w:id="28" w:name="_Toc531072412"/>
      <w:r w:rsidRPr="4580DFBB">
        <w:rPr>
          <w:rFonts w:ascii="Times New Roman" w:hAnsi="Times New Roman"/>
          <w:sz w:val="24"/>
          <w:szCs w:val="24"/>
        </w:rPr>
        <w:t>A</w:t>
      </w:r>
      <w:r w:rsidR="00D23CE0" w:rsidRPr="4580DFBB">
        <w:rPr>
          <w:rFonts w:ascii="Times New Roman" w:hAnsi="Times New Roman"/>
          <w:sz w:val="24"/>
          <w:szCs w:val="24"/>
        </w:rPr>
        <w:t>9</w:t>
      </w:r>
      <w:r w:rsidRPr="4580DFBB">
        <w:rPr>
          <w:rFonts w:ascii="Times New Roman" w:hAnsi="Times New Roman"/>
          <w:sz w:val="24"/>
          <w:szCs w:val="24"/>
        </w:rPr>
        <w:t xml:space="preserve">. </w:t>
      </w:r>
      <w:r w:rsidR="002C4C92" w:rsidRPr="4580DFBB">
        <w:rPr>
          <w:rFonts w:ascii="Times New Roman" w:hAnsi="Times New Roman"/>
          <w:sz w:val="24"/>
          <w:szCs w:val="24"/>
        </w:rPr>
        <w:t xml:space="preserve">Documents and Records </w:t>
      </w:r>
      <w:bookmarkEnd w:id="28"/>
    </w:p>
    <w:p w14:paraId="0901FEB5" w14:textId="33D5EA38" w:rsidR="41BFB53C" w:rsidRDefault="41BFB53C" w:rsidP="4580DFBB">
      <w:pPr>
        <w:spacing w:after="0" w:line="240" w:lineRule="auto"/>
        <w:rPr>
          <w:rFonts w:ascii="Times New Roman" w:eastAsia="Times New Roman" w:hAnsi="Times New Roman" w:cs="Times New Roman"/>
          <w:sz w:val="24"/>
          <w:szCs w:val="24"/>
        </w:rPr>
      </w:pPr>
    </w:p>
    <w:p w14:paraId="433A6462" w14:textId="01945EF0" w:rsidR="002739EF" w:rsidRDefault="5D77BC80"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Stephen Shivers will be responsible for maintaining and updating this QAPP. All field equipment calibrations will be logged </w:t>
      </w:r>
      <w:r w:rsidR="00021AAF">
        <w:rPr>
          <w:rFonts w:ascii="Times New Roman" w:eastAsia="Times New Roman" w:hAnsi="Times New Roman" w:cs="Times New Roman"/>
          <w:sz w:val="24"/>
          <w:szCs w:val="24"/>
        </w:rPr>
        <w:t>on</w:t>
      </w:r>
      <w:r w:rsidRPr="4580DFBB">
        <w:rPr>
          <w:rFonts w:ascii="Times New Roman" w:eastAsia="Times New Roman" w:hAnsi="Times New Roman" w:cs="Times New Roman"/>
          <w:sz w:val="24"/>
          <w:szCs w:val="24"/>
        </w:rPr>
        <w:t xml:space="preserve"> the </w:t>
      </w:r>
      <w:r w:rsidR="00021AAF">
        <w:rPr>
          <w:rFonts w:ascii="Times New Roman" w:eastAsia="Times New Roman" w:hAnsi="Times New Roman" w:cs="Times New Roman"/>
          <w:sz w:val="24"/>
          <w:szCs w:val="24"/>
        </w:rPr>
        <w:t xml:space="preserve">sonde and </w:t>
      </w:r>
      <w:r w:rsidRPr="4580DFBB">
        <w:rPr>
          <w:rFonts w:ascii="Times New Roman" w:eastAsia="Times New Roman" w:hAnsi="Times New Roman" w:cs="Times New Roman"/>
          <w:sz w:val="24"/>
          <w:szCs w:val="24"/>
        </w:rPr>
        <w:t xml:space="preserve">field </w:t>
      </w:r>
      <w:r w:rsidR="00021AAF">
        <w:rPr>
          <w:rFonts w:ascii="Times New Roman" w:eastAsia="Times New Roman" w:hAnsi="Times New Roman" w:cs="Times New Roman"/>
          <w:sz w:val="24"/>
          <w:szCs w:val="24"/>
        </w:rPr>
        <w:t xml:space="preserve">laptop (L26JHOLLIST). </w:t>
      </w:r>
      <w:r w:rsidRPr="4580DFBB">
        <w:rPr>
          <w:rFonts w:ascii="Times New Roman" w:eastAsia="Times New Roman" w:hAnsi="Times New Roman" w:cs="Times New Roman"/>
          <w:sz w:val="24"/>
          <w:szCs w:val="24"/>
        </w:rPr>
        <w:t xml:space="preserve"> </w:t>
      </w:r>
      <w:r w:rsidR="00021AAF">
        <w:rPr>
          <w:rFonts w:ascii="Times New Roman" w:eastAsia="Times New Roman" w:hAnsi="Times New Roman" w:cs="Times New Roman"/>
          <w:sz w:val="24"/>
          <w:szCs w:val="24"/>
        </w:rPr>
        <w:t>U</w:t>
      </w:r>
      <w:r w:rsidRPr="4580DFBB">
        <w:rPr>
          <w:rFonts w:ascii="Times New Roman" w:eastAsia="Times New Roman" w:hAnsi="Times New Roman" w:cs="Times New Roman"/>
          <w:sz w:val="24"/>
          <w:szCs w:val="24"/>
        </w:rPr>
        <w:t>pon completion</w:t>
      </w:r>
      <w:r w:rsidR="00620617">
        <w:rPr>
          <w:rFonts w:ascii="Times New Roman" w:eastAsia="Times New Roman" w:hAnsi="Times New Roman" w:cs="Times New Roman"/>
          <w:sz w:val="24"/>
          <w:szCs w:val="24"/>
        </w:rPr>
        <w:t>,</w:t>
      </w:r>
      <w:r w:rsidR="00021AAF">
        <w:rPr>
          <w:rFonts w:ascii="Times New Roman" w:eastAsia="Times New Roman" w:hAnsi="Times New Roman" w:cs="Times New Roman"/>
          <w:sz w:val="24"/>
          <w:szCs w:val="24"/>
        </w:rPr>
        <w:t xml:space="preserve"> these records will be exported to a</w:t>
      </w:r>
      <w:r w:rsidR="003F0C03" w:rsidRPr="003F0C03">
        <w:rPr>
          <w:rFonts w:ascii="Times New Roman" w:eastAsia="Times New Roman" w:hAnsi="Times New Roman" w:cs="Times New Roman"/>
          <w:sz w:val="24"/>
          <w:szCs w:val="24"/>
        </w:rPr>
        <w:t xml:space="preserve"> comma separated values </w:t>
      </w:r>
      <w:r w:rsidR="003F0C03">
        <w:rPr>
          <w:rFonts w:ascii="Times New Roman" w:eastAsia="Times New Roman" w:hAnsi="Times New Roman" w:cs="Times New Roman"/>
          <w:sz w:val="24"/>
          <w:szCs w:val="24"/>
        </w:rPr>
        <w:t>(</w:t>
      </w:r>
      <w:r w:rsidR="00021AAF">
        <w:rPr>
          <w:rFonts w:ascii="Times New Roman" w:eastAsia="Times New Roman" w:hAnsi="Times New Roman" w:cs="Times New Roman"/>
          <w:sz w:val="24"/>
          <w:szCs w:val="24"/>
        </w:rPr>
        <w:t>csv</w:t>
      </w:r>
      <w:r w:rsidR="003F0C03">
        <w:rPr>
          <w:rFonts w:ascii="Times New Roman" w:eastAsia="Times New Roman" w:hAnsi="Times New Roman" w:cs="Times New Roman"/>
          <w:sz w:val="24"/>
          <w:szCs w:val="24"/>
        </w:rPr>
        <w:t>)</w:t>
      </w:r>
      <w:r w:rsidR="00021AAF">
        <w:rPr>
          <w:rFonts w:ascii="Times New Roman" w:eastAsia="Times New Roman" w:hAnsi="Times New Roman" w:cs="Times New Roman"/>
          <w:sz w:val="24"/>
          <w:szCs w:val="24"/>
        </w:rPr>
        <w:t xml:space="preserve"> file in the project repository</w:t>
      </w:r>
      <w:r w:rsidRPr="4580DFBB">
        <w:rPr>
          <w:rFonts w:ascii="Times New Roman" w:eastAsia="Times New Roman" w:hAnsi="Times New Roman" w:cs="Times New Roman"/>
          <w:sz w:val="24"/>
          <w:szCs w:val="24"/>
        </w:rPr>
        <w:t xml:space="preserve">. </w:t>
      </w:r>
      <w:r w:rsidR="00021AAF">
        <w:rPr>
          <w:rFonts w:ascii="Times New Roman" w:eastAsia="Times New Roman" w:hAnsi="Times New Roman" w:cs="Times New Roman"/>
          <w:sz w:val="24"/>
          <w:szCs w:val="24"/>
        </w:rPr>
        <w:t xml:space="preserve"> </w:t>
      </w:r>
      <w:r w:rsidRPr="4580DFBB">
        <w:rPr>
          <w:rFonts w:ascii="Times New Roman" w:eastAsia="Times New Roman" w:hAnsi="Times New Roman" w:cs="Times New Roman"/>
          <w:sz w:val="24"/>
          <w:szCs w:val="24"/>
        </w:rPr>
        <w:t xml:space="preserve">Dates and times of calibration standard creation for lab procedures will be noted in the lab notebook. Results from standard curves will also be added to the </w:t>
      </w:r>
      <w:r w:rsidR="002B6DDA">
        <w:rPr>
          <w:rFonts w:ascii="Times New Roman" w:eastAsia="Times New Roman" w:hAnsi="Times New Roman" w:cs="Times New Roman"/>
          <w:sz w:val="24"/>
          <w:szCs w:val="24"/>
        </w:rPr>
        <w:t>project repository as a csv file.</w:t>
      </w:r>
    </w:p>
    <w:p w14:paraId="5A2D05AB" w14:textId="0813D59C" w:rsidR="002739EF" w:rsidRDefault="002739EF" w:rsidP="4580DFBB">
      <w:pPr>
        <w:spacing w:after="0" w:line="240" w:lineRule="auto"/>
        <w:rPr>
          <w:rFonts w:ascii="Times New Roman" w:eastAsia="Times New Roman" w:hAnsi="Times New Roman" w:cs="Times New Roman"/>
          <w:sz w:val="24"/>
          <w:szCs w:val="24"/>
        </w:rPr>
      </w:pPr>
    </w:p>
    <w:p w14:paraId="2EB06C94" w14:textId="199FD689" w:rsidR="002739EF" w:rsidRDefault="26CF708C" w:rsidP="4580DFBB">
      <w:pPr>
        <w:spacing w:after="0" w:line="240" w:lineRule="auto"/>
        <w:rPr>
          <w:rFonts w:ascii="Times New Roman" w:eastAsia="Times New Roman" w:hAnsi="Times New Roman" w:cs="Times New Roman"/>
          <w:i/>
          <w:iCs/>
          <w:sz w:val="24"/>
          <w:szCs w:val="24"/>
        </w:rPr>
      </w:pPr>
      <w:r w:rsidRPr="4580DFBB">
        <w:rPr>
          <w:rFonts w:ascii="Times New Roman" w:eastAsia="Times New Roman" w:hAnsi="Times New Roman" w:cs="Times New Roman"/>
          <w:i/>
          <w:iCs/>
          <w:sz w:val="24"/>
          <w:szCs w:val="24"/>
        </w:rPr>
        <w:t>Field Tasks</w:t>
      </w:r>
    </w:p>
    <w:p w14:paraId="73049C9A" w14:textId="53CED4BD" w:rsidR="002739EF" w:rsidRDefault="26CF708C"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Data acquisition in the field using non-data logging sondes and site observations will be recorded in Rite in the Rain notebooks (see Section </w:t>
      </w:r>
      <w:del w:id="29" w:author="Shivers, Stephen" w:date="2021-07-08T16:07:00Z">
        <w:r w:rsidRPr="4580DFBB" w:rsidDel="00C5399D">
          <w:rPr>
            <w:rFonts w:ascii="Times New Roman" w:eastAsia="Times New Roman" w:hAnsi="Times New Roman" w:cs="Times New Roman"/>
            <w:sz w:val="24"/>
            <w:szCs w:val="24"/>
          </w:rPr>
          <w:delText>A.5</w:delText>
        </w:r>
      </w:del>
      <w:ins w:id="30" w:author="Shivers, Stephen" w:date="2021-07-08T16:07:00Z">
        <w:r w:rsidR="00C5399D">
          <w:rPr>
            <w:rFonts w:ascii="Times New Roman" w:eastAsia="Times New Roman" w:hAnsi="Times New Roman" w:cs="Times New Roman"/>
            <w:sz w:val="24"/>
            <w:szCs w:val="24"/>
          </w:rPr>
          <w:t>B1</w:t>
        </w:r>
      </w:ins>
      <w:r w:rsidRPr="4580DFBB">
        <w:rPr>
          <w:rFonts w:ascii="Times New Roman" w:eastAsia="Times New Roman" w:hAnsi="Times New Roman" w:cs="Times New Roman"/>
          <w:sz w:val="24"/>
          <w:szCs w:val="24"/>
        </w:rPr>
        <w:t xml:space="preserve"> for description of data to be collected)</w:t>
      </w:r>
      <w:r w:rsidR="002B6DDA">
        <w:rPr>
          <w:rFonts w:ascii="Times New Roman" w:eastAsia="Times New Roman" w:hAnsi="Times New Roman" w:cs="Times New Roman"/>
          <w:sz w:val="24"/>
          <w:szCs w:val="24"/>
        </w:rPr>
        <w:t>, otherwise data will be logged on the device</w:t>
      </w:r>
      <w:r w:rsidRPr="4580DFBB">
        <w:rPr>
          <w:rFonts w:ascii="Times New Roman" w:eastAsia="Times New Roman" w:hAnsi="Times New Roman" w:cs="Times New Roman"/>
          <w:sz w:val="24"/>
          <w:szCs w:val="24"/>
        </w:rPr>
        <w:t>. Data will be entered</w:t>
      </w:r>
      <w:r w:rsidR="002B6DDA">
        <w:rPr>
          <w:rFonts w:ascii="Times New Roman" w:eastAsia="Times New Roman" w:hAnsi="Times New Roman" w:cs="Times New Roman"/>
          <w:sz w:val="24"/>
          <w:szCs w:val="24"/>
        </w:rPr>
        <w:t>/downloaded</w:t>
      </w:r>
      <w:r w:rsidRPr="4580DFBB">
        <w:rPr>
          <w:rFonts w:ascii="Times New Roman" w:eastAsia="Times New Roman" w:hAnsi="Times New Roman" w:cs="Times New Roman"/>
          <w:sz w:val="24"/>
          <w:szCs w:val="24"/>
        </w:rPr>
        <w:t xml:space="preserve"> and transferred to</w:t>
      </w:r>
      <w:r w:rsidR="002B6DDA">
        <w:rPr>
          <w:rFonts w:ascii="Times New Roman" w:eastAsia="Times New Roman" w:hAnsi="Times New Roman" w:cs="Times New Roman"/>
          <w:sz w:val="24"/>
          <w:szCs w:val="24"/>
        </w:rPr>
        <w:t xml:space="preserve"> the project repository</w:t>
      </w:r>
      <w:r w:rsidRPr="4580DFBB">
        <w:rPr>
          <w:rFonts w:ascii="Times New Roman" w:eastAsia="Times New Roman" w:hAnsi="Times New Roman" w:cs="Times New Roman"/>
          <w:sz w:val="24"/>
          <w:szCs w:val="24"/>
        </w:rPr>
        <w:t>, which is backed up regularly</w:t>
      </w:r>
      <w:r w:rsidR="6F0939A0" w:rsidRPr="4580DFBB">
        <w:rPr>
          <w:rFonts w:ascii="Times New Roman" w:eastAsia="Times New Roman" w:hAnsi="Times New Roman" w:cs="Times New Roman"/>
          <w:sz w:val="24"/>
          <w:szCs w:val="24"/>
        </w:rPr>
        <w:t xml:space="preserve"> (see section B10 for details on data management)</w:t>
      </w:r>
      <w:r w:rsidRPr="4580DFBB">
        <w:rPr>
          <w:rFonts w:ascii="Times New Roman" w:eastAsia="Times New Roman" w:hAnsi="Times New Roman" w:cs="Times New Roman"/>
          <w:sz w:val="24"/>
          <w:szCs w:val="24"/>
        </w:rPr>
        <w:t>. This study falls into QA Category B for basic environmental research and will follow records schedule 1035b, records will be held for twenty years after project is comp</w:t>
      </w:r>
      <w:r w:rsidR="5BC9692C" w:rsidRPr="4580DFBB">
        <w:rPr>
          <w:rFonts w:ascii="Times New Roman" w:eastAsia="Times New Roman" w:hAnsi="Times New Roman" w:cs="Times New Roman"/>
          <w:sz w:val="24"/>
          <w:szCs w:val="24"/>
        </w:rPr>
        <w:t>l</w:t>
      </w:r>
      <w:r w:rsidRPr="4580DFBB">
        <w:rPr>
          <w:rFonts w:ascii="Times New Roman" w:eastAsia="Times New Roman" w:hAnsi="Times New Roman" w:cs="Times New Roman"/>
          <w:sz w:val="24"/>
          <w:szCs w:val="24"/>
        </w:rPr>
        <w:t>eted.</w:t>
      </w:r>
    </w:p>
    <w:p w14:paraId="45094E4B" w14:textId="33392EC8" w:rsidR="002739EF" w:rsidRDefault="002739EF" w:rsidP="4580DFBB">
      <w:pPr>
        <w:spacing w:after="0" w:line="240" w:lineRule="auto"/>
        <w:rPr>
          <w:rFonts w:ascii="Times New Roman" w:eastAsia="Times New Roman" w:hAnsi="Times New Roman" w:cs="Times New Roman"/>
          <w:sz w:val="24"/>
          <w:szCs w:val="24"/>
        </w:rPr>
      </w:pPr>
    </w:p>
    <w:p w14:paraId="3C0D0F20" w14:textId="120A0040" w:rsidR="002739EF" w:rsidRDefault="26CF708C" w:rsidP="4580DFBB">
      <w:pPr>
        <w:spacing w:after="0" w:line="240" w:lineRule="auto"/>
        <w:rPr>
          <w:rFonts w:ascii="Times New Roman" w:eastAsia="Times New Roman" w:hAnsi="Times New Roman" w:cs="Times New Roman"/>
          <w:i/>
          <w:iCs/>
          <w:sz w:val="24"/>
          <w:szCs w:val="24"/>
        </w:rPr>
      </w:pPr>
      <w:r w:rsidRPr="4580DFBB">
        <w:rPr>
          <w:rFonts w:ascii="Times New Roman" w:eastAsia="Times New Roman" w:hAnsi="Times New Roman" w:cs="Times New Roman"/>
          <w:i/>
          <w:iCs/>
          <w:sz w:val="24"/>
          <w:szCs w:val="24"/>
        </w:rPr>
        <w:t>Laboratory Tasks</w:t>
      </w:r>
    </w:p>
    <w:p w14:paraId="23790558" w14:textId="44BB8B2F" w:rsidR="002739EF" w:rsidRDefault="26CF708C"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The </w:t>
      </w:r>
      <w:r w:rsidR="002B6DDA">
        <w:rPr>
          <w:rFonts w:ascii="Times New Roman" w:eastAsia="Times New Roman" w:hAnsi="Times New Roman" w:cs="Times New Roman"/>
          <w:sz w:val="24"/>
          <w:szCs w:val="24"/>
        </w:rPr>
        <w:t xml:space="preserve">flow injection </w:t>
      </w:r>
      <w:r w:rsidRPr="4580DFBB">
        <w:rPr>
          <w:rFonts w:ascii="Times New Roman" w:eastAsia="Times New Roman" w:hAnsi="Times New Roman" w:cs="Times New Roman"/>
          <w:sz w:val="24"/>
          <w:szCs w:val="24"/>
        </w:rPr>
        <w:t>autoanalyzer (</w:t>
      </w:r>
      <w:r w:rsidR="003E24C9">
        <w:rPr>
          <w:rFonts w:ascii="Times New Roman" w:eastAsia="Times New Roman" w:hAnsi="Times New Roman" w:cs="Times New Roman"/>
          <w:sz w:val="24"/>
          <w:szCs w:val="24"/>
        </w:rPr>
        <w:t xml:space="preserve">for </w:t>
      </w:r>
      <w:r w:rsidRPr="4580DFBB">
        <w:rPr>
          <w:rFonts w:ascii="Times New Roman" w:eastAsia="Times New Roman" w:hAnsi="Times New Roman" w:cs="Times New Roman"/>
          <w:sz w:val="24"/>
          <w:szCs w:val="24"/>
        </w:rPr>
        <w:t>analytical chemistry) and microplate reader (</w:t>
      </w:r>
      <w:r w:rsidR="003E24C9">
        <w:rPr>
          <w:rFonts w:ascii="Times New Roman" w:eastAsia="Times New Roman" w:hAnsi="Times New Roman" w:cs="Times New Roman"/>
          <w:sz w:val="24"/>
          <w:szCs w:val="24"/>
        </w:rPr>
        <w:t xml:space="preserve">for </w:t>
      </w:r>
      <w:r w:rsidR="003E24C9" w:rsidRPr="003E24C9">
        <w:rPr>
          <w:rFonts w:ascii="Times New Roman" w:eastAsia="Times New Roman" w:hAnsi="Times New Roman" w:cs="Times New Roman"/>
          <w:sz w:val="24"/>
          <w:szCs w:val="24"/>
        </w:rPr>
        <w:t xml:space="preserve">enzyme-linked immunosorbent assays </w:t>
      </w:r>
      <w:r w:rsidR="003E24C9">
        <w:rPr>
          <w:rFonts w:ascii="Times New Roman" w:eastAsia="Times New Roman" w:hAnsi="Times New Roman" w:cs="Times New Roman"/>
          <w:sz w:val="24"/>
          <w:szCs w:val="24"/>
        </w:rPr>
        <w:t>(</w:t>
      </w:r>
      <w:r w:rsidRPr="4580DFBB">
        <w:rPr>
          <w:rFonts w:ascii="Times New Roman" w:eastAsia="Times New Roman" w:hAnsi="Times New Roman" w:cs="Times New Roman"/>
          <w:sz w:val="24"/>
          <w:szCs w:val="24"/>
        </w:rPr>
        <w:t>ELISA)</w:t>
      </w:r>
      <w:r w:rsidR="003E24C9">
        <w:rPr>
          <w:rFonts w:ascii="Times New Roman" w:eastAsia="Times New Roman" w:hAnsi="Times New Roman" w:cs="Times New Roman"/>
          <w:sz w:val="24"/>
          <w:szCs w:val="24"/>
        </w:rPr>
        <w:t>)</w:t>
      </w:r>
      <w:r w:rsidRPr="4580DFBB">
        <w:rPr>
          <w:rFonts w:ascii="Times New Roman" w:eastAsia="Times New Roman" w:hAnsi="Times New Roman" w:cs="Times New Roman"/>
          <w:sz w:val="24"/>
          <w:szCs w:val="24"/>
        </w:rPr>
        <w:t xml:space="preserve"> will output data in spreadsheet form. </w:t>
      </w:r>
      <w:del w:id="31" w:author="Shivers, Stephen" w:date="2021-07-08T16:09:00Z">
        <w:r w:rsidRPr="4580DFBB" w:rsidDel="00C5399D">
          <w:rPr>
            <w:rFonts w:ascii="Times New Roman" w:eastAsia="Times New Roman" w:hAnsi="Times New Roman" w:cs="Times New Roman"/>
            <w:sz w:val="24"/>
            <w:szCs w:val="24"/>
          </w:rPr>
          <w:delText xml:space="preserve">(See Section A.5 for description of data to be collected). </w:delText>
        </w:r>
      </w:del>
      <w:r w:rsidRPr="4580DFBB">
        <w:rPr>
          <w:rFonts w:ascii="Times New Roman" w:eastAsia="Times New Roman" w:hAnsi="Times New Roman" w:cs="Times New Roman"/>
          <w:sz w:val="24"/>
          <w:szCs w:val="24"/>
        </w:rPr>
        <w:t>These spreadsheets will be inspected for potential problems before being stored</w:t>
      </w:r>
      <w:r w:rsidR="002B6DDA">
        <w:rPr>
          <w:rFonts w:ascii="Times New Roman" w:eastAsia="Times New Roman" w:hAnsi="Times New Roman" w:cs="Times New Roman"/>
          <w:sz w:val="24"/>
          <w:szCs w:val="24"/>
        </w:rPr>
        <w:t xml:space="preserve"> in the project repository</w:t>
      </w:r>
      <w:r w:rsidRPr="4580DFBB">
        <w:rPr>
          <w:rFonts w:ascii="Times New Roman" w:eastAsia="Times New Roman" w:hAnsi="Times New Roman" w:cs="Times New Roman"/>
          <w:sz w:val="24"/>
          <w:szCs w:val="24"/>
        </w:rPr>
        <w:t xml:space="preserve">. Data output from the Turner Designs Trilogy fluorometer will be transferred to a local laptop, converted to </w:t>
      </w:r>
      <w:r w:rsidR="65683B7D" w:rsidRPr="4580DFBB">
        <w:rPr>
          <w:rFonts w:ascii="Times New Roman" w:eastAsia="Times New Roman" w:hAnsi="Times New Roman" w:cs="Times New Roman"/>
          <w:sz w:val="24"/>
          <w:szCs w:val="24"/>
        </w:rPr>
        <w:t xml:space="preserve">csv </w:t>
      </w:r>
      <w:r w:rsidRPr="4580DFBB">
        <w:rPr>
          <w:rFonts w:ascii="Times New Roman" w:eastAsia="Times New Roman" w:hAnsi="Times New Roman" w:cs="Times New Roman"/>
          <w:sz w:val="24"/>
          <w:szCs w:val="24"/>
        </w:rPr>
        <w:t xml:space="preserve">format using R, and stored </w:t>
      </w:r>
      <w:r w:rsidR="002B6DDA" w:rsidRPr="002B6DDA">
        <w:rPr>
          <w:rFonts w:ascii="Times New Roman" w:eastAsia="Times New Roman" w:hAnsi="Times New Roman" w:cs="Times New Roman"/>
          <w:sz w:val="24"/>
          <w:szCs w:val="24"/>
        </w:rPr>
        <w:t xml:space="preserve">in the project repository </w:t>
      </w:r>
      <w:r w:rsidR="3A76EDC6" w:rsidRPr="4580DFBB">
        <w:rPr>
          <w:rFonts w:ascii="Times New Roman" w:eastAsia="Times New Roman" w:hAnsi="Times New Roman" w:cs="Times New Roman"/>
          <w:sz w:val="24"/>
          <w:szCs w:val="24"/>
        </w:rPr>
        <w:t>(see section B10 for details on data management)</w:t>
      </w:r>
      <w:r w:rsidRPr="4580DFBB">
        <w:rPr>
          <w:rFonts w:ascii="Times New Roman" w:eastAsia="Times New Roman" w:hAnsi="Times New Roman" w:cs="Times New Roman"/>
          <w:sz w:val="24"/>
          <w:szCs w:val="24"/>
        </w:rPr>
        <w:t>. All laboratory notes will be handwritten in an EPA approved laboratory notebook. This study falls into QA Category B for basic environmental research and will follow records schedule 1035b, records will be held for twenty years after project is completed.</w:t>
      </w:r>
    </w:p>
    <w:p w14:paraId="74CED303" w14:textId="73BADCB1" w:rsidR="002739EF" w:rsidRDefault="002739EF" w:rsidP="4580DFBB">
      <w:pPr>
        <w:spacing w:after="0" w:line="240" w:lineRule="auto"/>
        <w:rPr>
          <w:rFonts w:ascii="Times New Roman" w:eastAsia="Times New Roman" w:hAnsi="Times New Roman" w:cs="Times New Roman"/>
          <w:sz w:val="24"/>
          <w:szCs w:val="24"/>
        </w:rPr>
      </w:pPr>
    </w:p>
    <w:p w14:paraId="3D821652" w14:textId="77777777" w:rsidR="002739EF" w:rsidRDefault="002739EF" w:rsidP="4580DFBB">
      <w:pPr>
        <w:spacing w:after="0" w:line="240" w:lineRule="auto"/>
        <w:rPr>
          <w:rFonts w:ascii="Times New Roman" w:eastAsia="Times New Roman" w:hAnsi="Times New Roman" w:cs="Times New Roman"/>
          <w:sz w:val="24"/>
          <w:szCs w:val="24"/>
        </w:rPr>
      </w:pPr>
    </w:p>
    <w:p w14:paraId="429F27EC" w14:textId="3172865B" w:rsidR="009A26DE" w:rsidRPr="0021394E" w:rsidRDefault="009A26DE" w:rsidP="4580DFBB">
      <w:pPr>
        <w:pStyle w:val="Heading1"/>
        <w:spacing w:before="0" w:line="240" w:lineRule="auto"/>
        <w:rPr>
          <w:rFonts w:ascii="Times New Roman" w:eastAsia="Times New Roman" w:hAnsi="Times New Roman" w:cs="Times New Roman"/>
          <w:sz w:val="24"/>
          <w:szCs w:val="24"/>
        </w:rPr>
      </w:pPr>
      <w:bookmarkStart w:id="32" w:name="_Toc531072413"/>
      <w:r w:rsidRPr="4580DFBB">
        <w:rPr>
          <w:rFonts w:ascii="Times New Roman" w:eastAsia="Times New Roman" w:hAnsi="Times New Roman" w:cs="Times New Roman"/>
          <w:sz w:val="24"/>
          <w:szCs w:val="24"/>
        </w:rPr>
        <w:t>B. DATA GENERATION</w:t>
      </w:r>
      <w:r w:rsidR="00CB7489" w:rsidRPr="4580DFBB">
        <w:rPr>
          <w:rFonts w:ascii="Times New Roman" w:eastAsia="Times New Roman" w:hAnsi="Times New Roman" w:cs="Times New Roman"/>
          <w:sz w:val="24"/>
          <w:szCs w:val="24"/>
        </w:rPr>
        <w:t xml:space="preserve"> AND </w:t>
      </w:r>
      <w:r w:rsidRPr="4580DFBB">
        <w:rPr>
          <w:rFonts w:ascii="Times New Roman" w:eastAsia="Times New Roman" w:hAnsi="Times New Roman" w:cs="Times New Roman"/>
          <w:sz w:val="24"/>
          <w:szCs w:val="24"/>
        </w:rPr>
        <w:t>ACQUISITION</w:t>
      </w:r>
      <w:bookmarkEnd w:id="32"/>
    </w:p>
    <w:p w14:paraId="6ECB644B" w14:textId="77777777" w:rsidR="002739EF" w:rsidRDefault="002739EF" w:rsidP="4580DFBB">
      <w:pPr>
        <w:spacing w:after="0" w:line="240" w:lineRule="auto"/>
        <w:rPr>
          <w:rFonts w:ascii="Times New Roman" w:eastAsia="Times New Roman" w:hAnsi="Times New Roman" w:cs="Times New Roman"/>
          <w:sz w:val="24"/>
          <w:szCs w:val="24"/>
        </w:rPr>
      </w:pPr>
    </w:p>
    <w:p w14:paraId="0BD3901A" w14:textId="77777777" w:rsidR="009A26DE" w:rsidRDefault="008503F1" w:rsidP="4580DFBB">
      <w:pPr>
        <w:pStyle w:val="Heading2"/>
        <w:rPr>
          <w:rFonts w:ascii="Times New Roman" w:hAnsi="Times New Roman"/>
          <w:sz w:val="24"/>
          <w:szCs w:val="24"/>
        </w:rPr>
      </w:pPr>
      <w:bookmarkStart w:id="33" w:name="_Toc531072414"/>
      <w:r w:rsidRPr="4580DFBB">
        <w:rPr>
          <w:rFonts w:ascii="Times New Roman" w:hAnsi="Times New Roman"/>
          <w:sz w:val="24"/>
          <w:szCs w:val="24"/>
        </w:rPr>
        <w:lastRenderedPageBreak/>
        <w:t>B1. Experimental Design</w:t>
      </w:r>
      <w:bookmarkEnd w:id="33"/>
    </w:p>
    <w:p w14:paraId="6A930634" w14:textId="77777777" w:rsidR="00451789" w:rsidRDefault="00451789" w:rsidP="4580DFBB">
      <w:pPr>
        <w:spacing w:after="0" w:line="240" w:lineRule="auto"/>
        <w:rPr>
          <w:rFonts w:ascii="Times New Roman" w:eastAsia="Times New Roman" w:hAnsi="Times New Roman" w:cs="Times New Roman"/>
          <w:sz w:val="24"/>
          <w:szCs w:val="24"/>
        </w:rPr>
      </w:pPr>
    </w:p>
    <w:p w14:paraId="1962BB62" w14:textId="4A8B6253" w:rsidR="005875BE" w:rsidRDefault="69B904FD" w:rsidP="4580DFBB">
      <w:pPr>
        <w:spacing w:after="0" w:line="240" w:lineRule="auto"/>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 xml:space="preserve">Two buoys will be placed </w:t>
      </w:r>
      <w:r w:rsidR="00013759">
        <w:rPr>
          <w:rFonts w:ascii="Times New Roman" w:eastAsia="Times New Roman" w:hAnsi="Times New Roman" w:cs="Times New Roman"/>
          <w:sz w:val="24"/>
          <w:szCs w:val="24"/>
        </w:rPr>
        <w:t>“</w:t>
      </w:r>
      <w:proofErr w:type="spellStart"/>
      <w:r w:rsidR="00013759">
        <w:rPr>
          <w:rFonts w:ascii="Times New Roman" w:eastAsia="Times New Roman" w:hAnsi="Times New Roman" w:cs="Times New Roman"/>
          <w:sz w:val="24"/>
          <w:szCs w:val="24"/>
        </w:rPr>
        <w:t>nearish</w:t>
      </w:r>
      <w:proofErr w:type="spellEnd"/>
      <w:r w:rsidR="00013759">
        <w:rPr>
          <w:rFonts w:ascii="Times New Roman" w:eastAsia="Times New Roman" w:hAnsi="Times New Roman" w:cs="Times New Roman"/>
          <w:sz w:val="24"/>
          <w:szCs w:val="24"/>
        </w:rPr>
        <w:t>” the center of</w:t>
      </w:r>
      <w:r w:rsidRPr="44BA4F1D">
        <w:rPr>
          <w:rFonts w:ascii="Times New Roman" w:eastAsia="Times New Roman" w:hAnsi="Times New Roman" w:cs="Times New Roman"/>
          <w:sz w:val="24"/>
          <w:szCs w:val="24"/>
        </w:rPr>
        <w:t xml:space="preserve"> </w:t>
      </w:r>
      <w:r w:rsidR="00013759">
        <w:rPr>
          <w:rFonts w:ascii="Times New Roman" w:eastAsia="Times New Roman" w:hAnsi="Times New Roman" w:cs="Times New Roman"/>
          <w:sz w:val="24"/>
          <w:szCs w:val="24"/>
        </w:rPr>
        <w:t>Hamblin</w:t>
      </w:r>
      <w:r w:rsidRPr="44BA4F1D">
        <w:rPr>
          <w:rFonts w:ascii="Times New Roman" w:eastAsia="Times New Roman" w:hAnsi="Times New Roman" w:cs="Times New Roman"/>
          <w:sz w:val="24"/>
          <w:szCs w:val="24"/>
        </w:rPr>
        <w:t xml:space="preserve"> and Shubael ponds before the bloom season begins (installed </w:t>
      </w:r>
      <w:r w:rsidR="00013759">
        <w:rPr>
          <w:rFonts w:ascii="Times New Roman" w:eastAsia="Times New Roman" w:hAnsi="Times New Roman" w:cs="Times New Roman"/>
          <w:sz w:val="24"/>
          <w:szCs w:val="24"/>
        </w:rPr>
        <w:t>by June</w:t>
      </w:r>
      <w:r w:rsidRPr="44BA4F1D">
        <w:rPr>
          <w:rFonts w:ascii="Times New Roman" w:eastAsia="Times New Roman" w:hAnsi="Times New Roman" w:cs="Times New Roman"/>
          <w:sz w:val="24"/>
          <w:szCs w:val="24"/>
        </w:rPr>
        <w:t xml:space="preserve"> </w:t>
      </w:r>
      <w:r w:rsidR="00013759">
        <w:rPr>
          <w:rFonts w:ascii="Times New Roman" w:eastAsia="Times New Roman" w:hAnsi="Times New Roman" w:cs="Times New Roman"/>
          <w:sz w:val="24"/>
          <w:szCs w:val="24"/>
        </w:rPr>
        <w:t>15</w:t>
      </w:r>
      <w:r w:rsidRPr="44BA4F1D">
        <w:rPr>
          <w:rFonts w:ascii="Times New Roman" w:eastAsia="Times New Roman" w:hAnsi="Times New Roman" w:cs="Times New Roman"/>
          <w:sz w:val="24"/>
          <w:szCs w:val="24"/>
        </w:rPr>
        <w:t>)</w:t>
      </w:r>
      <w:r w:rsidR="4B57ABFF" w:rsidRPr="44BA4F1D">
        <w:rPr>
          <w:rFonts w:ascii="Times New Roman" w:eastAsia="Times New Roman" w:hAnsi="Times New Roman" w:cs="Times New Roman"/>
          <w:sz w:val="24"/>
          <w:szCs w:val="24"/>
        </w:rPr>
        <w:t xml:space="preserve"> to capture baseline data before bloom occurrence.  These buoys will remain in place through the end of the bloom season </w:t>
      </w:r>
      <w:r w:rsidR="00DAFDBA" w:rsidRPr="44BA4F1D">
        <w:rPr>
          <w:rFonts w:ascii="Times New Roman" w:eastAsia="Times New Roman" w:hAnsi="Times New Roman" w:cs="Times New Roman"/>
          <w:sz w:val="24"/>
          <w:szCs w:val="24"/>
        </w:rPr>
        <w:t>(approximately November/</w:t>
      </w:r>
      <w:r w:rsidR="4B57ABFF" w:rsidRPr="44BA4F1D">
        <w:rPr>
          <w:rFonts w:ascii="Times New Roman" w:eastAsia="Times New Roman" w:hAnsi="Times New Roman" w:cs="Times New Roman"/>
          <w:sz w:val="24"/>
          <w:szCs w:val="24"/>
        </w:rPr>
        <w:t>December</w:t>
      </w:r>
      <w:r w:rsidR="2238BB6E" w:rsidRPr="44BA4F1D">
        <w:rPr>
          <w:rFonts w:ascii="Times New Roman" w:eastAsia="Times New Roman" w:hAnsi="Times New Roman" w:cs="Times New Roman"/>
          <w:sz w:val="24"/>
          <w:szCs w:val="24"/>
        </w:rPr>
        <w:t xml:space="preserve">).  </w:t>
      </w:r>
      <w:r w:rsidR="449BE66E" w:rsidRPr="44BA4F1D">
        <w:rPr>
          <w:rFonts w:ascii="Times New Roman" w:eastAsia="Times New Roman" w:hAnsi="Times New Roman" w:cs="Times New Roman"/>
          <w:sz w:val="24"/>
          <w:szCs w:val="24"/>
        </w:rPr>
        <w:t xml:space="preserve">Each buoy will have a multiparameter sonde collecting </w:t>
      </w:r>
      <w:r w:rsidR="4A198DB7" w:rsidRPr="44BA4F1D">
        <w:rPr>
          <w:rFonts w:ascii="Times New Roman" w:eastAsia="Times New Roman" w:hAnsi="Times New Roman" w:cs="Times New Roman"/>
          <w:sz w:val="24"/>
          <w:szCs w:val="24"/>
        </w:rPr>
        <w:t xml:space="preserve">physical and biological </w:t>
      </w:r>
      <w:r w:rsidR="449BE66E" w:rsidRPr="44BA4F1D">
        <w:rPr>
          <w:rFonts w:ascii="Times New Roman" w:eastAsia="Times New Roman" w:hAnsi="Times New Roman" w:cs="Times New Roman"/>
          <w:sz w:val="24"/>
          <w:szCs w:val="24"/>
        </w:rPr>
        <w:t xml:space="preserve">data (temperature, pH, dissolved </w:t>
      </w:r>
      <w:r w:rsidR="2F17640F" w:rsidRPr="44BA4F1D">
        <w:rPr>
          <w:rFonts w:ascii="Times New Roman" w:eastAsia="Times New Roman" w:hAnsi="Times New Roman" w:cs="Times New Roman"/>
          <w:sz w:val="24"/>
          <w:szCs w:val="24"/>
        </w:rPr>
        <w:t xml:space="preserve">oxygen, </w:t>
      </w:r>
      <w:r w:rsidR="0A3B3676" w:rsidRPr="44BA4F1D">
        <w:rPr>
          <w:rFonts w:ascii="Times New Roman" w:eastAsia="Times New Roman" w:hAnsi="Times New Roman" w:cs="Times New Roman"/>
          <w:sz w:val="24"/>
          <w:szCs w:val="24"/>
        </w:rPr>
        <w:t>conductivity,</w:t>
      </w:r>
      <w:r w:rsidR="7DB9AA87" w:rsidRPr="44BA4F1D">
        <w:rPr>
          <w:rFonts w:ascii="Times New Roman" w:eastAsia="Times New Roman" w:hAnsi="Times New Roman" w:cs="Times New Roman"/>
          <w:sz w:val="24"/>
          <w:szCs w:val="24"/>
        </w:rPr>
        <w:t xml:space="preserve"> turbidity,</w:t>
      </w:r>
      <w:r w:rsidR="0A3B3676" w:rsidRPr="44BA4F1D">
        <w:rPr>
          <w:rFonts w:ascii="Times New Roman" w:eastAsia="Times New Roman" w:hAnsi="Times New Roman" w:cs="Times New Roman"/>
          <w:sz w:val="24"/>
          <w:szCs w:val="24"/>
        </w:rPr>
        <w:t xml:space="preserve"> chlorophyll </w:t>
      </w:r>
      <w:r w:rsidR="0A3B3676" w:rsidRPr="00C601F2">
        <w:rPr>
          <w:rFonts w:ascii="Times New Roman" w:eastAsia="Times New Roman" w:hAnsi="Times New Roman" w:cs="Times New Roman"/>
          <w:i/>
          <w:iCs/>
          <w:sz w:val="24"/>
          <w:szCs w:val="24"/>
        </w:rPr>
        <w:t>a</w:t>
      </w:r>
      <w:r w:rsidR="00620617">
        <w:rPr>
          <w:rFonts w:ascii="Times New Roman" w:eastAsia="Times New Roman" w:hAnsi="Times New Roman" w:cs="Times New Roman"/>
          <w:sz w:val="24"/>
          <w:szCs w:val="24"/>
        </w:rPr>
        <w:t>,</w:t>
      </w:r>
      <w:r w:rsidR="0A3B3676" w:rsidRPr="44BA4F1D">
        <w:rPr>
          <w:rFonts w:ascii="Times New Roman" w:eastAsia="Times New Roman" w:hAnsi="Times New Roman" w:cs="Times New Roman"/>
          <w:sz w:val="24"/>
          <w:szCs w:val="24"/>
        </w:rPr>
        <w:t xml:space="preserve"> and phycocyanin)</w:t>
      </w:r>
      <w:r w:rsidR="532E75E3" w:rsidRPr="44BA4F1D">
        <w:rPr>
          <w:rFonts w:ascii="Times New Roman" w:eastAsia="Times New Roman" w:hAnsi="Times New Roman" w:cs="Times New Roman"/>
          <w:sz w:val="24"/>
          <w:szCs w:val="24"/>
        </w:rPr>
        <w:t>,</w:t>
      </w:r>
      <w:r w:rsidR="0A3B3676" w:rsidRPr="44BA4F1D">
        <w:rPr>
          <w:rFonts w:ascii="Times New Roman" w:eastAsia="Times New Roman" w:hAnsi="Times New Roman" w:cs="Times New Roman"/>
          <w:sz w:val="24"/>
          <w:szCs w:val="24"/>
        </w:rPr>
        <w:t xml:space="preserve"> as well as a nitrate sensor</w:t>
      </w:r>
      <w:r w:rsidR="5943E7F8" w:rsidRPr="44BA4F1D">
        <w:rPr>
          <w:rFonts w:ascii="Times New Roman" w:eastAsia="Times New Roman" w:hAnsi="Times New Roman" w:cs="Times New Roman"/>
          <w:sz w:val="24"/>
          <w:szCs w:val="24"/>
        </w:rPr>
        <w:t>, collecting data continuously (</w:t>
      </w:r>
      <w:r w:rsidR="7996FCB8" w:rsidRPr="44BA4F1D">
        <w:rPr>
          <w:rFonts w:ascii="Times New Roman" w:eastAsia="Times New Roman" w:hAnsi="Times New Roman" w:cs="Times New Roman"/>
          <w:sz w:val="24"/>
          <w:szCs w:val="24"/>
        </w:rPr>
        <w:t>15 minute</w:t>
      </w:r>
      <w:r w:rsidR="5943E7F8" w:rsidRPr="44BA4F1D">
        <w:rPr>
          <w:rFonts w:ascii="Times New Roman" w:eastAsia="Times New Roman" w:hAnsi="Times New Roman" w:cs="Times New Roman"/>
          <w:sz w:val="24"/>
          <w:szCs w:val="24"/>
        </w:rPr>
        <w:t xml:space="preserve"> intervals).  Water s</w:t>
      </w:r>
      <w:r w:rsidR="4016A448" w:rsidRPr="44BA4F1D">
        <w:rPr>
          <w:rFonts w:ascii="Times New Roman" w:eastAsia="Times New Roman" w:hAnsi="Times New Roman" w:cs="Times New Roman"/>
          <w:sz w:val="24"/>
          <w:szCs w:val="24"/>
        </w:rPr>
        <w:t>amples will be collected</w:t>
      </w:r>
      <w:r w:rsidR="5F0FAED3" w:rsidRPr="44BA4F1D">
        <w:rPr>
          <w:rFonts w:ascii="Times New Roman" w:eastAsia="Times New Roman" w:hAnsi="Times New Roman" w:cs="Times New Roman"/>
          <w:sz w:val="24"/>
          <w:szCs w:val="24"/>
        </w:rPr>
        <w:t xml:space="preserve"> </w:t>
      </w:r>
      <w:r w:rsidR="005875BE">
        <w:rPr>
          <w:rFonts w:ascii="Times New Roman" w:eastAsia="Times New Roman" w:hAnsi="Times New Roman" w:cs="Times New Roman"/>
          <w:sz w:val="24"/>
          <w:szCs w:val="24"/>
        </w:rPr>
        <w:t>every other week</w:t>
      </w:r>
      <w:r w:rsidR="4FD027AE" w:rsidRPr="44BA4F1D">
        <w:rPr>
          <w:rFonts w:ascii="Times New Roman" w:eastAsia="Times New Roman" w:hAnsi="Times New Roman" w:cs="Times New Roman"/>
          <w:sz w:val="24"/>
          <w:szCs w:val="24"/>
        </w:rPr>
        <w:t xml:space="preserve"> (depending on local </w:t>
      </w:r>
      <w:r w:rsidR="005875BE">
        <w:rPr>
          <w:rFonts w:ascii="Times New Roman" w:eastAsia="Times New Roman" w:hAnsi="Times New Roman" w:cs="Times New Roman"/>
          <w:sz w:val="24"/>
          <w:szCs w:val="24"/>
        </w:rPr>
        <w:t>weather</w:t>
      </w:r>
      <w:r w:rsidR="4FD027AE" w:rsidRPr="44BA4F1D">
        <w:rPr>
          <w:rFonts w:ascii="Times New Roman" w:eastAsia="Times New Roman" w:hAnsi="Times New Roman" w:cs="Times New Roman"/>
          <w:sz w:val="24"/>
          <w:szCs w:val="24"/>
        </w:rPr>
        <w:t xml:space="preserve"> conditions)</w:t>
      </w:r>
      <w:r w:rsidR="4016A448" w:rsidRPr="44BA4F1D">
        <w:rPr>
          <w:rFonts w:ascii="Times New Roman" w:eastAsia="Times New Roman" w:hAnsi="Times New Roman" w:cs="Times New Roman"/>
          <w:sz w:val="24"/>
          <w:szCs w:val="24"/>
        </w:rPr>
        <w:t xml:space="preserve"> in triplicate for lab analyses</w:t>
      </w:r>
      <w:r w:rsidR="005875BE">
        <w:rPr>
          <w:rFonts w:ascii="Times New Roman" w:eastAsia="Times New Roman" w:hAnsi="Times New Roman" w:cs="Times New Roman"/>
          <w:sz w:val="24"/>
          <w:szCs w:val="24"/>
        </w:rPr>
        <w:t xml:space="preserve"> (</w:t>
      </w:r>
      <w:r w:rsidR="4016A448" w:rsidRPr="44BA4F1D">
        <w:rPr>
          <w:rFonts w:ascii="Times New Roman" w:eastAsia="Times New Roman" w:hAnsi="Times New Roman" w:cs="Times New Roman"/>
          <w:sz w:val="24"/>
          <w:szCs w:val="24"/>
        </w:rPr>
        <w:t xml:space="preserve">chlorophyll </w:t>
      </w:r>
      <w:r w:rsidR="005875BE">
        <w:rPr>
          <w:rFonts w:ascii="Times New Roman" w:eastAsia="Times New Roman" w:hAnsi="Times New Roman" w:cs="Times New Roman"/>
          <w:i/>
          <w:iCs/>
          <w:sz w:val="24"/>
          <w:szCs w:val="24"/>
        </w:rPr>
        <w:t>a</w:t>
      </w:r>
      <w:r w:rsidR="4016A448" w:rsidRPr="44BA4F1D">
        <w:rPr>
          <w:rFonts w:ascii="Times New Roman" w:eastAsia="Times New Roman" w:hAnsi="Times New Roman" w:cs="Times New Roman"/>
          <w:sz w:val="24"/>
          <w:szCs w:val="24"/>
        </w:rPr>
        <w:t xml:space="preserve">, phycocyanin, </w:t>
      </w:r>
      <w:r w:rsidR="00B50212">
        <w:rPr>
          <w:rFonts w:ascii="Times New Roman" w:eastAsia="Times New Roman" w:hAnsi="Times New Roman" w:cs="Times New Roman"/>
          <w:sz w:val="24"/>
          <w:szCs w:val="24"/>
        </w:rPr>
        <w:t>microcystin,</w:t>
      </w:r>
      <w:r w:rsidR="003E24C9">
        <w:rPr>
          <w:rFonts w:ascii="Times New Roman" w:eastAsia="Times New Roman" w:hAnsi="Times New Roman" w:cs="Times New Roman"/>
          <w:sz w:val="24"/>
          <w:szCs w:val="24"/>
        </w:rPr>
        <w:t xml:space="preserve"> total nitrogen</w:t>
      </w:r>
      <w:r w:rsidR="00B50212">
        <w:rPr>
          <w:rFonts w:ascii="Times New Roman" w:eastAsia="Times New Roman" w:hAnsi="Times New Roman" w:cs="Times New Roman"/>
          <w:sz w:val="24"/>
          <w:szCs w:val="24"/>
        </w:rPr>
        <w:t xml:space="preserve"> </w:t>
      </w:r>
      <w:r w:rsidR="003E24C9">
        <w:rPr>
          <w:rFonts w:ascii="Times New Roman" w:eastAsia="Times New Roman" w:hAnsi="Times New Roman" w:cs="Times New Roman"/>
          <w:sz w:val="24"/>
          <w:szCs w:val="24"/>
        </w:rPr>
        <w:t>(</w:t>
      </w:r>
      <w:r w:rsidR="1794F290" w:rsidRPr="44BA4F1D">
        <w:rPr>
          <w:rFonts w:ascii="Times New Roman" w:eastAsia="Times New Roman" w:hAnsi="Times New Roman" w:cs="Times New Roman"/>
          <w:sz w:val="24"/>
          <w:szCs w:val="24"/>
        </w:rPr>
        <w:t>TN</w:t>
      </w:r>
      <w:r w:rsidR="003E24C9">
        <w:rPr>
          <w:rFonts w:ascii="Times New Roman" w:eastAsia="Times New Roman" w:hAnsi="Times New Roman" w:cs="Times New Roman"/>
          <w:sz w:val="24"/>
          <w:szCs w:val="24"/>
        </w:rPr>
        <w:t>)</w:t>
      </w:r>
      <w:r w:rsidR="1794F290" w:rsidRPr="44BA4F1D">
        <w:rPr>
          <w:rFonts w:ascii="Times New Roman" w:eastAsia="Times New Roman" w:hAnsi="Times New Roman" w:cs="Times New Roman"/>
          <w:sz w:val="24"/>
          <w:szCs w:val="24"/>
        </w:rPr>
        <w:t>,</w:t>
      </w:r>
      <w:r w:rsidR="003E24C9">
        <w:rPr>
          <w:rFonts w:ascii="Times New Roman" w:eastAsia="Times New Roman" w:hAnsi="Times New Roman" w:cs="Times New Roman"/>
          <w:sz w:val="24"/>
          <w:szCs w:val="24"/>
        </w:rPr>
        <w:t xml:space="preserve"> total phosphorus</w:t>
      </w:r>
      <w:r w:rsidR="1794F290" w:rsidRPr="44BA4F1D">
        <w:rPr>
          <w:rFonts w:ascii="Times New Roman" w:eastAsia="Times New Roman" w:hAnsi="Times New Roman" w:cs="Times New Roman"/>
          <w:sz w:val="24"/>
          <w:szCs w:val="24"/>
        </w:rPr>
        <w:t xml:space="preserve"> </w:t>
      </w:r>
      <w:r w:rsidR="003E24C9">
        <w:rPr>
          <w:rFonts w:ascii="Times New Roman" w:eastAsia="Times New Roman" w:hAnsi="Times New Roman" w:cs="Times New Roman"/>
          <w:sz w:val="24"/>
          <w:szCs w:val="24"/>
        </w:rPr>
        <w:t>(</w:t>
      </w:r>
      <w:r w:rsidR="1794F290" w:rsidRPr="44BA4F1D">
        <w:rPr>
          <w:rFonts w:ascii="Times New Roman" w:eastAsia="Times New Roman" w:hAnsi="Times New Roman" w:cs="Times New Roman"/>
          <w:sz w:val="24"/>
          <w:szCs w:val="24"/>
        </w:rPr>
        <w:t>TP</w:t>
      </w:r>
      <w:r w:rsidR="003E24C9">
        <w:rPr>
          <w:rFonts w:ascii="Times New Roman" w:eastAsia="Times New Roman" w:hAnsi="Times New Roman" w:cs="Times New Roman"/>
          <w:sz w:val="24"/>
          <w:szCs w:val="24"/>
        </w:rPr>
        <w:t>)</w:t>
      </w:r>
      <w:r w:rsidR="1794F290" w:rsidRPr="44BA4F1D">
        <w:rPr>
          <w:rFonts w:ascii="Times New Roman" w:eastAsia="Times New Roman" w:hAnsi="Times New Roman" w:cs="Times New Roman"/>
          <w:sz w:val="24"/>
          <w:szCs w:val="24"/>
        </w:rPr>
        <w:t xml:space="preserve">, </w:t>
      </w:r>
      <w:r w:rsidR="003E24C9">
        <w:rPr>
          <w:rFonts w:ascii="Times New Roman" w:eastAsia="Times New Roman" w:hAnsi="Times New Roman" w:cs="Times New Roman"/>
          <w:sz w:val="24"/>
          <w:szCs w:val="24"/>
        </w:rPr>
        <w:t>nitrate (</w:t>
      </w:r>
      <w:r w:rsidR="1794F290" w:rsidRPr="44BA4F1D">
        <w:rPr>
          <w:rFonts w:ascii="Times New Roman" w:eastAsia="Times New Roman" w:hAnsi="Times New Roman" w:cs="Times New Roman"/>
          <w:sz w:val="24"/>
          <w:szCs w:val="24"/>
        </w:rPr>
        <w:t>NO</w:t>
      </w:r>
      <w:r w:rsidR="1794F290" w:rsidRPr="00BE3989">
        <w:rPr>
          <w:rFonts w:ascii="Times New Roman" w:eastAsia="Times New Roman" w:hAnsi="Times New Roman" w:cs="Times New Roman"/>
          <w:sz w:val="24"/>
          <w:szCs w:val="24"/>
          <w:vertAlign w:val="subscript"/>
          <w:rPrChange w:id="34" w:author="Shivers, Stephen" w:date="2021-07-08T18:21:00Z">
            <w:rPr>
              <w:rFonts w:ascii="Times New Roman" w:eastAsia="Times New Roman" w:hAnsi="Times New Roman" w:cs="Times New Roman"/>
              <w:sz w:val="24"/>
              <w:szCs w:val="24"/>
            </w:rPr>
          </w:rPrChange>
        </w:rPr>
        <w:t>3</w:t>
      </w:r>
      <w:r w:rsidR="003E24C9">
        <w:rPr>
          <w:rFonts w:ascii="Times New Roman" w:eastAsia="Times New Roman" w:hAnsi="Times New Roman" w:cs="Times New Roman"/>
          <w:sz w:val="24"/>
          <w:szCs w:val="24"/>
        </w:rPr>
        <w:t>)</w:t>
      </w:r>
      <w:r w:rsidR="1794F290" w:rsidRPr="44BA4F1D">
        <w:rPr>
          <w:rFonts w:ascii="Times New Roman" w:eastAsia="Times New Roman" w:hAnsi="Times New Roman" w:cs="Times New Roman"/>
          <w:sz w:val="24"/>
          <w:szCs w:val="24"/>
        </w:rPr>
        <w:t>,</w:t>
      </w:r>
      <w:r w:rsidR="003E24C9">
        <w:rPr>
          <w:rFonts w:ascii="Times New Roman" w:eastAsia="Times New Roman" w:hAnsi="Times New Roman" w:cs="Times New Roman"/>
          <w:sz w:val="24"/>
          <w:szCs w:val="24"/>
        </w:rPr>
        <w:t xml:space="preserve"> phosphate</w:t>
      </w:r>
      <w:r w:rsidR="1794F290" w:rsidRPr="44BA4F1D">
        <w:rPr>
          <w:rFonts w:ascii="Times New Roman" w:eastAsia="Times New Roman" w:hAnsi="Times New Roman" w:cs="Times New Roman"/>
          <w:sz w:val="24"/>
          <w:szCs w:val="24"/>
        </w:rPr>
        <w:t xml:space="preserve"> </w:t>
      </w:r>
      <w:r w:rsidR="003E24C9">
        <w:rPr>
          <w:rFonts w:ascii="Times New Roman" w:eastAsia="Times New Roman" w:hAnsi="Times New Roman" w:cs="Times New Roman"/>
          <w:sz w:val="24"/>
          <w:szCs w:val="24"/>
        </w:rPr>
        <w:t>(</w:t>
      </w:r>
      <w:r w:rsidR="1794F290" w:rsidRPr="44BA4F1D">
        <w:rPr>
          <w:rFonts w:ascii="Times New Roman" w:eastAsia="Times New Roman" w:hAnsi="Times New Roman" w:cs="Times New Roman"/>
          <w:sz w:val="24"/>
          <w:szCs w:val="24"/>
        </w:rPr>
        <w:t>PO</w:t>
      </w:r>
      <w:r w:rsidR="1794F290" w:rsidRPr="00BE3989">
        <w:rPr>
          <w:rFonts w:ascii="Times New Roman" w:eastAsia="Times New Roman" w:hAnsi="Times New Roman" w:cs="Times New Roman"/>
          <w:sz w:val="24"/>
          <w:szCs w:val="24"/>
          <w:vertAlign w:val="subscript"/>
          <w:rPrChange w:id="35" w:author="Shivers, Stephen" w:date="2021-07-08T18:21:00Z">
            <w:rPr>
              <w:rFonts w:ascii="Times New Roman" w:eastAsia="Times New Roman" w:hAnsi="Times New Roman" w:cs="Times New Roman"/>
              <w:sz w:val="24"/>
              <w:szCs w:val="24"/>
            </w:rPr>
          </w:rPrChange>
        </w:rPr>
        <w:t>4</w:t>
      </w:r>
      <w:r w:rsidR="003E24C9">
        <w:rPr>
          <w:rFonts w:ascii="Times New Roman" w:eastAsia="Times New Roman" w:hAnsi="Times New Roman" w:cs="Times New Roman"/>
          <w:sz w:val="24"/>
          <w:szCs w:val="24"/>
        </w:rPr>
        <w:t>)</w:t>
      </w:r>
      <w:r w:rsidR="1794F290" w:rsidRPr="44BA4F1D">
        <w:rPr>
          <w:rFonts w:ascii="Times New Roman" w:eastAsia="Times New Roman" w:hAnsi="Times New Roman" w:cs="Times New Roman"/>
          <w:sz w:val="24"/>
          <w:szCs w:val="24"/>
        </w:rPr>
        <w:t xml:space="preserve">, and </w:t>
      </w:r>
      <w:r w:rsidR="003E24C9">
        <w:rPr>
          <w:rFonts w:ascii="Times New Roman" w:eastAsia="Times New Roman" w:hAnsi="Times New Roman" w:cs="Times New Roman"/>
          <w:sz w:val="24"/>
          <w:szCs w:val="24"/>
        </w:rPr>
        <w:t>ammonium (</w:t>
      </w:r>
      <w:r w:rsidR="1794F290" w:rsidRPr="44BA4F1D">
        <w:rPr>
          <w:rFonts w:ascii="Times New Roman" w:eastAsia="Times New Roman" w:hAnsi="Times New Roman" w:cs="Times New Roman"/>
          <w:sz w:val="24"/>
          <w:szCs w:val="24"/>
        </w:rPr>
        <w:t>NH</w:t>
      </w:r>
      <w:r w:rsidR="1794F290" w:rsidRPr="00BE3989">
        <w:rPr>
          <w:rFonts w:ascii="Times New Roman" w:eastAsia="Times New Roman" w:hAnsi="Times New Roman" w:cs="Times New Roman"/>
          <w:sz w:val="24"/>
          <w:szCs w:val="24"/>
          <w:vertAlign w:val="subscript"/>
          <w:rPrChange w:id="36" w:author="Shivers, Stephen" w:date="2021-07-08T18:21:00Z">
            <w:rPr>
              <w:rFonts w:ascii="Times New Roman" w:eastAsia="Times New Roman" w:hAnsi="Times New Roman" w:cs="Times New Roman"/>
              <w:sz w:val="24"/>
              <w:szCs w:val="24"/>
            </w:rPr>
          </w:rPrChange>
        </w:rPr>
        <w:t>4</w:t>
      </w:r>
      <w:r w:rsidR="003E24C9">
        <w:rPr>
          <w:rFonts w:ascii="Times New Roman" w:eastAsia="Times New Roman" w:hAnsi="Times New Roman" w:cs="Times New Roman"/>
          <w:sz w:val="24"/>
          <w:szCs w:val="24"/>
        </w:rPr>
        <w:t>)</w:t>
      </w:r>
      <w:r w:rsidR="4016A448" w:rsidRPr="44BA4F1D">
        <w:rPr>
          <w:rFonts w:ascii="Times New Roman" w:eastAsia="Times New Roman" w:hAnsi="Times New Roman" w:cs="Times New Roman"/>
          <w:sz w:val="24"/>
          <w:szCs w:val="24"/>
        </w:rPr>
        <w:t>)</w:t>
      </w:r>
      <w:r w:rsidR="005875BE">
        <w:rPr>
          <w:rFonts w:ascii="Times New Roman" w:eastAsia="Times New Roman" w:hAnsi="Times New Roman" w:cs="Times New Roman"/>
          <w:sz w:val="24"/>
          <w:szCs w:val="24"/>
        </w:rPr>
        <w:t xml:space="preserve"> at the buoy location</w:t>
      </w:r>
      <w:r w:rsidR="4016A448" w:rsidRPr="44BA4F1D">
        <w:rPr>
          <w:rFonts w:ascii="Times New Roman" w:eastAsia="Times New Roman" w:hAnsi="Times New Roman" w:cs="Times New Roman"/>
          <w:sz w:val="24"/>
          <w:szCs w:val="24"/>
        </w:rPr>
        <w:t xml:space="preserve">.  </w:t>
      </w:r>
      <w:r w:rsidR="005875BE">
        <w:rPr>
          <w:rFonts w:ascii="Times New Roman" w:eastAsia="Times New Roman" w:hAnsi="Times New Roman" w:cs="Times New Roman"/>
          <w:sz w:val="24"/>
          <w:szCs w:val="24"/>
        </w:rPr>
        <w:t>Additionally, zooplankton and phytoplankton samples will be collected at the buoy location.</w:t>
      </w:r>
    </w:p>
    <w:p w14:paraId="5EACDF64" w14:textId="77777777" w:rsidR="005875BE" w:rsidRDefault="005875BE" w:rsidP="4580DFBB">
      <w:pPr>
        <w:spacing w:after="0" w:line="240" w:lineRule="auto"/>
        <w:rPr>
          <w:rFonts w:ascii="Times New Roman" w:eastAsia="Times New Roman" w:hAnsi="Times New Roman" w:cs="Times New Roman"/>
          <w:sz w:val="24"/>
          <w:szCs w:val="24"/>
        </w:rPr>
      </w:pPr>
    </w:p>
    <w:p w14:paraId="54301501" w14:textId="52219E54" w:rsidR="009A26DE" w:rsidRDefault="005875BE" w:rsidP="4580DFB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Water samples will also be collected at four perimeter sites (locations recorded on initial field visit and will have a minimum of 2m depth) in duplicate for chlorophyll </w:t>
      </w:r>
      <w:r>
        <w:rPr>
          <w:rFonts w:ascii="Times New Roman" w:eastAsia="Times New Roman" w:hAnsi="Times New Roman" w:cs="Times New Roman"/>
          <w:i/>
          <w:iCs/>
          <w:sz w:val="24"/>
          <w:szCs w:val="24"/>
        </w:rPr>
        <w:t>a</w:t>
      </w:r>
      <w:r>
        <w:rPr>
          <w:rFonts w:ascii="Times New Roman" w:eastAsia="Times New Roman" w:hAnsi="Times New Roman" w:cs="Times New Roman"/>
          <w:sz w:val="24"/>
          <w:szCs w:val="24"/>
        </w:rPr>
        <w:t xml:space="preserve"> and phycocyanin.  Opportunistic samples (e.g. corralled blooms not at a predetermined site) will be collected if necessary. </w:t>
      </w:r>
      <w:r w:rsidR="4016A448" w:rsidRPr="44BA4F1D">
        <w:rPr>
          <w:rFonts w:ascii="Times New Roman" w:eastAsia="Times New Roman" w:hAnsi="Times New Roman" w:cs="Times New Roman"/>
          <w:sz w:val="24"/>
          <w:szCs w:val="24"/>
        </w:rPr>
        <w:t xml:space="preserve">Concurrent with water sample collection, the </w:t>
      </w:r>
      <w:proofErr w:type="spellStart"/>
      <w:r w:rsidR="4016A448" w:rsidRPr="44BA4F1D">
        <w:rPr>
          <w:rFonts w:ascii="Times New Roman" w:eastAsia="Times New Roman" w:hAnsi="Times New Roman" w:cs="Times New Roman"/>
          <w:sz w:val="24"/>
          <w:szCs w:val="24"/>
        </w:rPr>
        <w:t>FLAMe</w:t>
      </w:r>
      <w:proofErr w:type="spellEnd"/>
      <w:r w:rsidR="4016A448" w:rsidRPr="44BA4F1D">
        <w:rPr>
          <w:rFonts w:ascii="Times New Roman" w:eastAsia="Times New Roman" w:hAnsi="Times New Roman" w:cs="Times New Roman"/>
          <w:sz w:val="24"/>
          <w:szCs w:val="24"/>
        </w:rPr>
        <w:t xml:space="preserve"> system</w:t>
      </w:r>
      <w:r w:rsidR="7C5375DD" w:rsidRPr="44BA4F1D">
        <w:rPr>
          <w:rFonts w:ascii="Times New Roman" w:eastAsia="Times New Roman" w:hAnsi="Times New Roman" w:cs="Times New Roman"/>
          <w:sz w:val="24"/>
          <w:szCs w:val="24"/>
        </w:rPr>
        <w:t xml:space="preserve"> will follow a predetermined path and collect spatial data </w:t>
      </w:r>
      <w:r>
        <w:rPr>
          <w:rFonts w:ascii="Times New Roman" w:eastAsia="Times New Roman" w:hAnsi="Times New Roman" w:cs="Times New Roman"/>
          <w:sz w:val="24"/>
          <w:szCs w:val="24"/>
        </w:rPr>
        <w:t xml:space="preserve">approximately every 20 meters </w:t>
      </w:r>
      <w:r w:rsidR="00747CE4" w:rsidRPr="44BA4F1D">
        <w:rPr>
          <w:rFonts w:ascii="Times New Roman" w:eastAsia="Times New Roman" w:hAnsi="Times New Roman" w:cs="Times New Roman"/>
          <w:sz w:val="24"/>
          <w:szCs w:val="24"/>
        </w:rPr>
        <w:t xml:space="preserve">covering the entire pond </w:t>
      </w:r>
      <w:r w:rsidR="7C5375DD" w:rsidRPr="44BA4F1D">
        <w:rPr>
          <w:rFonts w:ascii="Times New Roman" w:eastAsia="Times New Roman" w:hAnsi="Times New Roman" w:cs="Times New Roman"/>
          <w:sz w:val="24"/>
          <w:szCs w:val="24"/>
        </w:rPr>
        <w:t xml:space="preserve">using the same </w:t>
      </w:r>
      <w:r w:rsidR="00747CE4" w:rsidRPr="44BA4F1D">
        <w:rPr>
          <w:rFonts w:ascii="Times New Roman" w:eastAsia="Times New Roman" w:hAnsi="Times New Roman" w:cs="Times New Roman"/>
          <w:sz w:val="24"/>
          <w:szCs w:val="24"/>
        </w:rPr>
        <w:t>s</w:t>
      </w:r>
      <w:r w:rsidR="7C5375DD" w:rsidRPr="44BA4F1D">
        <w:rPr>
          <w:rFonts w:ascii="Times New Roman" w:eastAsia="Times New Roman" w:hAnsi="Times New Roman" w:cs="Times New Roman"/>
          <w:sz w:val="24"/>
          <w:szCs w:val="24"/>
        </w:rPr>
        <w:t>ensors that are on the buoy</w:t>
      </w:r>
      <w:r w:rsidR="770133C1" w:rsidRPr="44BA4F1D">
        <w:rPr>
          <w:rFonts w:ascii="Times New Roman" w:eastAsia="Times New Roman" w:hAnsi="Times New Roman" w:cs="Times New Roman"/>
          <w:sz w:val="24"/>
          <w:szCs w:val="24"/>
        </w:rPr>
        <w:t>s</w:t>
      </w:r>
      <w:r w:rsidR="7C5375DD" w:rsidRPr="44BA4F1D">
        <w:rPr>
          <w:rFonts w:ascii="Times New Roman" w:eastAsia="Times New Roman" w:hAnsi="Times New Roman" w:cs="Times New Roman"/>
          <w:sz w:val="24"/>
          <w:szCs w:val="24"/>
        </w:rPr>
        <w:t>.</w:t>
      </w:r>
    </w:p>
    <w:p w14:paraId="53A2B116" w14:textId="77777777" w:rsidR="009A26DE" w:rsidRDefault="009A26DE" w:rsidP="4580DFBB">
      <w:pPr>
        <w:spacing w:after="0" w:line="240" w:lineRule="auto"/>
        <w:rPr>
          <w:rFonts w:ascii="Times New Roman" w:eastAsia="Times New Roman" w:hAnsi="Times New Roman" w:cs="Times New Roman"/>
          <w:sz w:val="24"/>
          <w:szCs w:val="24"/>
        </w:rPr>
      </w:pPr>
    </w:p>
    <w:p w14:paraId="23707E26" w14:textId="77777777" w:rsidR="00583C66" w:rsidRDefault="00583C66" w:rsidP="4580DFBB">
      <w:pPr>
        <w:pStyle w:val="Heading2"/>
        <w:rPr>
          <w:rFonts w:ascii="Times New Roman" w:hAnsi="Times New Roman"/>
          <w:sz w:val="24"/>
          <w:szCs w:val="24"/>
        </w:rPr>
      </w:pPr>
      <w:bookmarkStart w:id="37" w:name="_Toc531072415"/>
      <w:r w:rsidRPr="4580DFBB">
        <w:rPr>
          <w:rFonts w:ascii="Times New Roman" w:hAnsi="Times New Roman"/>
          <w:sz w:val="24"/>
          <w:szCs w:val="24"/>
        </w:rPr>
        <w:t>B2. Sampling Methods</w:t>
      </w:r>
      <w:bookmarkEnd w:id="37"/>
    </w:p>
    <w:p w14:paraId="7B562D60" w14:textId="77777777" w:rsidR="000F743F" w:rsidRDefault="000F743F" w:rsidP="006F7633">
      <w:pPr>
        <w:rPr>
          <w:rFonts w:ascii="Times New Roman" w:eastAsia="Times New Roman" w:hAnsi="Times New Roman" w:cs="Times New Roman"/>
          <w:sz w:val="24"/>
          <w:szCs w:val="24"/>
        </w:rPr>
      </w:pPr>
    </w:p>
    <w:p w14:paraId="65BB9F68" w14:textId="3FE89B18" w:rsidR="006F7633" w:rsidRDefault="3C7BD222" w:rsidP="006F7633">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 xml:space="preserve">Physical and biological parameters will be measured </w:t>
      </w:r>
      <w:r w:rsidR="000F743F">
        <w:rPr>
          <w:rFonts w:ascii="Times New Roman" w:eastAsia="Times New Roman" w:hAnsi="Times New Roman" w:cs="Times New Roman"/>
          <w:sz w:val="24"/>
          <w:szCs w:val="24"/>
        </w:rPr>
        <w:t xml:space="preserve">on the buoy </w:t>
      </w:r>
      <w:r w:rsidRPr="44BA4F1D">
        <w:rPr>
          <w:rFonts w:ascii="Times New Roman" w:eastAsia="Times New Roman" w:hAnsi="Times New Roman" w:cs="Times New Roman"/>
          <w:sz w:val="24"/>
          <w:szCs w:val="24"/>
        </w:rPr>
        <w:t xml:space="preserve">using a YSI </w:t>
      </w:r>
      <w:r w:rsidR="53C70048" w:rsidRPr="44BA4F1D">
        <w:rPr>
          <w:rFonts w:ascii="Times New Roman" w:eastAsia="Times New Roman" w:hAnsi="Times New Roman" w:cs="Times New Roman"/>
          <w:sz w:val="24"/>
          <w:szCs w:val="24"/>
        </w:rPr>
        <w:t xml:space="preserve">EXO2 </w:t>
      </w:r>
      <w:r w:rsidRPr="44BA4F1D">
        <w:rPr>
          <w:rFonts w:ascii="Times New Roman" w:eastAsia="Times New Roman" w:hAnsi="Times New Roman" w:cs="Times New Roman"/>
          <w:sz w:val="24"/>
          <w:szCs w:val="24"/>
        </w:rPr>
        <w:t xml:space="preserve">multiparameter sonde.  This sonde will be suspended approximately </w:t>
      </w:r>
      <w:r w:rsidR="00013759" w:rsidRPr="00013759">
        <w:rPr>
          <w:rFonts w:ascii="Times New Roman" w:eastAsia="Times New Roman" w:hAnsi="Times New Roman" w:cs="Times New Roman"/>
          <w:sz w:val="24"/>
          <w:szCs w:val="24"/>
        </w:rPr>
        <w:t>1</w:t>
      </w:r>
      <w:r w:rsidRPr="00013759">
        <w:rPr>
          <w:rFonts w:ascii="Times New Roman" w:eastAsia="Times New Roman" w:hAnsi="Times New Roman" w:cs="Times New Roman"/>
          <w:sz w:val="24"/>
          <w:szCs w:val="24"/>
        </w:rPr>
        <w:t>m</w:t>
      </w:r>
      <w:r w:rsidRPr="44BA4F1D">
        <w:rPr>
          <w:rFonts w:ascii="Times New Roman" w:eastAsia="Times New Roman" w:hAnsi="Times New Roman" w:cs="Times New Roman"/>
          <w:sz w:val="24"/>
          <w:szCs w:val="24"/>
        </w:rPr>
        <w:t xml:space="preserve"> below the water surface.  </w:t>
      </w:r>
      <w:r w:rsidR="4F2B632C" w:rsidRPr="44BA4F1D">
        <w:rPr>
          <w:rFonts w:ascii="Times New Roman" w:eastAsia="Times New Roman" w:hAnsi="Times New Roman" w:cs="Times New Roman"/>
          <w:sz w:val="24"/>
          <w:szCs w:val="24"/>
        </w:rPr>
        <w:t xml:space="preserve">Temperature, conductivity, dissolved oxygen, pH, turbidity, chlorophyll </w:t>
      </w:r>
      <w:r w:rsidR="4F2B632C" w:rsidRPr="00C601F2">
        <w:rPr>
          <w:rFonts w:ascii="Times New Roman" w:eastAsia="Times New Roman" w:hAnsi="Times New Roman" w:cs="Times New Roman"/>
          <w:i/>
          <w:iCs/>
          <w:sz w:val="24"/>
          <w:szCs w:val="24"/>
        </w:rPr>
        <w:t>a</w:t>
      </w:r>
      <w:r w:rsidR="4F2B632C" w:rsidRPr="44BA4F1D">
        <w:rPr>
          <w:rFonts w:ascii="Times New Roman" w:eastAsia="Times New Roman" w:hAnsi="Times New Roman" w:cs="Times New Roman"/>
          <w:sz w:val="24"/>
          <w:szCs w:val="24"/>
        </w:rPr>
        <w:t xml:space="preserve">, and phycocyanin will be </w:t>
      </w:r>
      <w:r w:rsidR="68F5586B" w:rsidRPr="44BA4F1D">
        <w:rPr>
          <w:rFonts w:ascii="Times New Roman" w:eastAsia="Times New Roman" w:hAnsi="Times New Roman" w:cs="Times New Roman"/>
          <w:sz w:val="24"/>
          <w:szCs w:val="24"/>
        </w:rPr>
        <w:t>measured continuously with the YSI EXO 2 multiparameter sonde.</w:t>
      </w:r>
      <w:r w:rsidR="4A6CB554" w:rsidRPr="44BA4F1D">
        <w:rPr>
          <w:rFonts w:ascii="Times New Roman" w:eastAsia="Times New Roman" w:hAnsi="Times New Roman" w:cs="Times New Roman"/>
          <w:sz w:val="24"/>
          <w:szCs w:val="24"/>
        </w:rPr>
        <w:t xml:space="preserve"> </w:t>
      </w:r>
      <w:r w:rsidR="004A577B">
        <w:rPr>
          <w:rFonts w:ascii="Times New Roman" w:eastAsia="Times New Roman" w:hAnsi="Times New Roman" w:cs="Times New Roman"/>
          <w:sz w:val="24"/>
          <w:szCs w:val="24"/>
        </w:rPr>
        <w:t xml:space="preserve"> Nitrate data will be collected using a </w:t>
      </w:r>
      <w:proofErr w:type="spellStart"/>
      <w:r w:rsidR="004A577B">
        <w:rPr>
          <w:rFonts w:ascii="Times New Roman" w:eastAsia="Times New Roman" w:hAnsi="Times New Roman" w:cs="Times New Roman"/>
          <w:sz w:val="24"/>
          <w:szCs w:val="24"/>
        </w:rPr>
        <w:t>TriOS</w:t>
      </w:r>
      <w:proofErr w:type="spellEnd"/>
      <w:r w:rsidR="004A577B">
        <w:rPr>
          <w:rFonts w:ascii="Times New Roman" w:eastAsia="Times New Roman" w:hAnsi="Times New Roman" w:cs="Times New Roman"/>
          <w:sz w:val="24"/>
          <w:szCs w:val="24"/>
        </w:rPr>
        <w:t xml:space="preserve"> NICO optical Nitrate Sensor.</w:t>
      </w:r>
      <w:r w:rsidR="4A6CB554" w:rsidRPr="44BA4F1D">
        <w:rPr>
          <w:rFonts w:ascii="Times New Roman" w:eastAsia="Times New Roman" w:hAnsi="Times New Roman" w:cs="Times New Roman"/>
          <w:sz w:val="24"/>
          <w:szCs w:val="24"/>
        </w:rPr>
        <w:t xml:space="preserve"> Data </w:t>
      </w:r>
      <w:r w:rsidR="00451789">
        <w:rPr>
          <w:rFonts w:ascii="Times New Roman" w:eastAsia="Times New Roman" w:hAnsi="Times New Roman" w:cs="Times New Roman"/>
          <w:sz w:val="24"/>
          <w:szCs w:val="24"/>
        </w:rPr>
        <w:t>from the buoy is first sent to the vendors data portal (</w:t>
      </w:r>
      <w:hyperlink r:id="rId24" w:history="1">
        <w:r w:rsidR="00451789" w:rsidRPr="00765BFF">
          <w:rPr>
            <w:rStyle w:val="Hyperlink"/>
            <w:rFonts w:ascii="Times New Roman" w:eastAsia="Times New Roman" w:hAnsi="Times New Roman" w:cs="Times New Roman"/>
            <w:sz w:val="24"/>
            <w:szCs w:val="24"/>
          </w:rPr>
          <w:t>https://wqdatalive.com</w:t>
        </w:r>
      </w:hyperlink>
      <w:r w:rsidR="00451789">
        <w:rPr>
          <w:rFonts w:ascii="Times New Roman" w:eastAsia="Times New Roman" w:hAnsi="Times New Roman" w:cs="Times New Roman"/>
          <w:sz w:val="24"/>
          <w:szCs w:val="24"/>
        </w:rPr>
        <w:t xml:space="preserve">) every 15 minutes,  then sent to USEPA </w:t>
      </w:r>
      <w:proofErr w:type="spellStart"/>
      <w:r w:rsidR="00451789">
        <w:rPr>
          <w:rFonts w:ascii="Times New Roman" w:eastAsia="Times New Roman" w:hAnsi="Times New Roman" w:cs="Times New Roman"/>
          <w:sz w:val="24"/>
          <w:szCs w:val="24"/>
        </w:rPr>
        <w:t>GoAnywhere</w:t>
      </w:r>
      <w:proofErr w:type="spellEnd"/>
      <w:r w:rsidR="00451789">
        <w:rPr>
          <w:rFonts w:ascii="Times New Roman" w:eastAsia="Times New Roman" w:hAnsi="Times New Roman" w:cs="Times New Roman"/>
          <w:sz w:val="24"/>
          <w:szCs w:val="24"/>
        </w:rPr>
        <w:t xml:space="preserve"> SFTP twice daily.  Finally, the data are downloaded to the project repository daily via scheduled R script.  In addition, the data are </w:t>
      </w:r>
      <w:r w:rsidR="4A6CB554" w:rsidRPr="44BA4F1D">
        <w:rPr>
          <w:rFonts w:ascii="Times New Roman" w:eastAsia="Times New Roman" w:hAnsi="Times New Roman" w:cs="Times New Roman"/>
          <w:sz w:val="24"/>
          <w:szCs w:val="24"/>
        </w:rPr>
        <w:t>stored</w:t>
      </w:r>
      <w:r w:rsidR="00451789">
        <w:rPr>
          <w:rFonts w:ascii="Times New Roman" w:eastAsia="Times New Roman" w:hAnsi="Times New Roman" w:cs="Times New Roman"/>
          <w:sz w:val="24"/>
          <w:szCs w:val="24"/>
        </w:rPr>
        <w:t xml:space="preserve"> on the buoys </w:t>
      </w:r>
      <w:r w:rsidR="4A6CB554" w:rsidRPr="44BA4F1D">
        <w:rPr>
          <w:rFonts w:ascii="Times New Roman" w:eastAsia="Times New Roman" w:hAnsi="Times New Roman" w:cs="Times New Roman"/>
          <w:sz w:val="24"/>
          <w:szCs w:val="24"/>
        </w:rPr>
        <w:t>data logger and will be</w:t>
      </w:r>
      <w:r w:rsidR="00451789">
        <w:rPr>
          <w:rFonts w:ascii="Times New Roman" w:eastAsia="Times New Roman" w:hAnsi="Times New Roman" w:cs="Times New Roman"/>
          <w:sz w:val="24"/>
          <w:szCs w:val="24"/>
        </w:rPr>
        <w:t xml:space="preserve"> manually</w:t>
      </w:r>
      <w:r w:rsidR="4A6CB554" w:rsidRPr="44BA4F1D">
        <w:rPr>
          <w:rFonts w:ascii="Times New Roman" w:eastAsia="Times New Roman" w:hAnsi="Times New Roman" w:cs="Times New Roman"/>
          <w:sz w:val="24"/>
          <w:szCs w:val="24"/>
        </w:rPr>
        <w:t xml:space="preserve"> retrieved periodically.</w:t>
      </w:r>
      <w:r w:rsidR="06EDACEF" w:rsidRPr="44BA4F1D">
        <w:rPr>
          <w:rFonts w:ascii="Times New Roman" w:eastAsia="Times New Roman" w:hAnsi="Times New Roman" w:cs="Times New Roman"/>
          <w:sz w:val="24"/>
          <w:szCs w:val="24"/>
        </w:rPr>
        <w:t xml:space="preserve">  </w:t>
      </w:r>
      <w:r w:rsidR="006F7633">
        <w:rPr>
          <w:rFonts w:ascii="Times New Roman" w:eastAsia="Times New Roman" w:hAnsi="Times New Roman" w:cs="Times New Roman"/>
          <w:sz w:val="24"/>
          <w:szCs w:val="24"/>
        </w:rPr>
        <w:t xml:space="preserve">A depth profile will also be taken at the buoy location using a handheld YSI multiparameter sonde. </w:t>
      </w:r>
      <w:r w:rsidR="00946FC2">
        <w:rPr>
          <w:rFonts w:ascii="Times New Roman" w:eastAsia="Times New Roman" w:hAnsi="Times New Roman" w:cs="Times New Roman"/>
          <w:sz w:val="24"/>
          <w:szCs w:val="24"/>
        </w:rPr>
        <w:t xml:space="preserve"> See Appendix 1 for Information Security Officer Sensor Check List.</w:t>
      </w:r>
    </w:p>
    <w:p w14:paraId="546CA677" w14:textId="642A280A" w:rsidR="006F7633" w:rsidRDefault="6B6AD612" w:rsidP="006F7633">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 xml:space="preserve">Secchi transparency will be measured </w:t>
      </w:r>
      <w:r w:rsidR="00451789">
        <w:rPr>
          <w:rFonts w:ascii="Times New Roman" w:eastAsia="Times New Roman" w:hAnsi="Times New Roman" w:cs="Times New Roman"/>
          <w:sz w:val="24"/>
          <w:szCs w:val="24"/>
        </w:rPr>
        <w:t xml:space="preserve">at the buoy site </w:t>
      </w:r>
      <w:r w:rsidRPr="44BA4F1D">
        <w:rPr>
          <w:rFonts w:ascii="Times New Roman" w:eastAsia="Times New Roman" w:hAnsi="Times New Roman" w:cs="Times New Roman"/>
          <w:sz w:val="24"/>
          <w:szCs w:val="24"/>
        </w:rPr>
        <w:t xml:space="preserve">using a Secchi disk.  The Secchi disk will be lowered on the shaded side of the boat until it </w:t>
      </w:r>
      <w:proofErr w:type="gramStart"/>
      <w:r w:rsidRPr="44BA4F1D">
        <w:rPr>
          <w:rFonts w:ascii="Times New Roman" w:eastAsia="Times New Roman" w:hAnsi="Times New Roman" w:cs="Times New Roman"/>
          <w:sz w:val="24"/>
          <w:szCs w:val="24"/>
        </w:rPr>
        <w:t>disappears</w:t>
      </w:r>
      <w:proofErr w:type="gramEnd"/>
      <w:r w:rsidRPr="44BA4F1D">
        <w:rPr>
          <w:rFonts w:ascii="Times New Roman" w:eastAsia="Times New Roman" w:hAnsi="Times New Roman" w:cs="Times New Roman"/>
          <w:sz w:val="24"/>
          <w:szCs w:val="24"/>
        </w:rPr>
        <w:t xml:space="preserve"> and the depth will be recorded in the field notebook (EPA 841-B-11-003).  The disk will be lowered 0.5 m</w:t>
      </w:r>
      <w:r w:rsidR="59DB8252" w:rsidRPr="44BA4F1D">
        <w:rPr>
          <w:rFonts w:ascii="Times New Roman" w:eastAsia="Times New Roman" w:hAnsi="Times New Roman" w:cs="Times New Roman"/>
          <w:sz w:val="24"/>
          <w:szCs w:val="24"/>
        </w:rPr>
        <w:t xml:space="preserve"> below where the disk is no longer visible</w:t>
      </w:r>
      <w:r w:rsidRPr="44BA4F1D">
        <w:rPr>
          <w:rFonts w:ascii="Times New Roman" w:eastAsia="Times New Roman" w:hAnsi="Times New Roman" w:cs="Times New Roman"/>
          <w:sz w:val="24"/>
          <w:szCs w:val="24"/>
        </w:rPr>
        <w:t xml:space="preserve">, raised slowly until it reappears, and the </w:t>
      </w:r>
      <w:r w:rsidR="31C500BA" w:rsidRPr="44BA4F1D">
        <w:rPr>
          <w:rFonts w:ascii="Times New Roman" w:eastAsia="Times New Roman" w:hAnsi="Times New Roman" w:cs="Times New Roman"/>
          <w:sz w:val="24"/>
          <w:szCs w:val="24"/>
        </w:rPr>
        <w:t xml:space="preserve">disappearance and </w:t>
      </w:r>
      <w:r w:rsidRPr="44BA4F1D">
        <w:rPr>
          <w:rFonts w:ascii="Times New Roman" w:eastAsia="Times New Roman" w:hAnsi="Times New Roman" w:cs="Times New Roman"/>
          <w:sz w:val="24"/>
          <w:szCs w:val="24"/>
        </w:rPr>
        <w:t>reappearance depth</w:t>
      </w:r>
      <w:r w:rsidR="3F89D693" w:rsidRPr="44BA4F1D">
        <w:rPr>
          <w:rFonts w:ascii="Times New Roman" w:eastAsia="Times New Roman" w:hAnsi="Times New Roman" w:cs="Times New Roman"/>
          <w:sz w:val="24"/>
          <w:szCs w:val="24"/>
        </w:rPr>
        <w:t>s</w:t>
      </w:r>
      <w:r w:rsidRPr="44BA4F1D">
        <w:rPr>
          <w:rFonts w:ascii="Times New Roman" w:eastAsia="Times New Roman" w:hAnsi="Times New Roman" w:cs="Times New Roman"/>
          <w:sz w:val="24"/>
          <w:szCs w:val="24"/>
        </w:rPr>
        <w:t xml:space="preserve"> will be recorded</w:t>
      </w:r>
      <w:r w:rsidR="4B9BDF60" w:rsidRPr="44BA4F1D">
        <w:rPr>
          <w:rFonts w:ascii="Times New Roman" w:eastAsia="Times New Roman" w:hAnsi="Times New Roman" w:cs="Times New Roman"/>
          <w:sz w:val="24"/>
          <w:szCs w:val="24"/>
        </w:rPr>
        <w:t xml:space="preserve"> in the field notebook</w:t>
      </w:r>
      <w:r w:rsidRPr="44BA4F1D">
        <w:rPr>
          <w:rFonts w:ascii="Times New Roman" w:eastAsia="Times New Roman" w:hAnsi="Times New Roman" w:cs="Times New Roman"/>
          <w:sz w:val="24"/>
          <w:szCs w:val="24"/>
        </w:rPr>
        <w:t xml:space="preserve">.  To minimize error, the same person will take Secchi disk depth readings at each site.  </w:t>
      </w:r>
      <w:r w:rsidR="00451789">
        <w:rPr>
          <w:rFonts w:ascii="Times New Roman" w:eastAsia="Times New Roman" w:hAnsi="Times New Roman" w:cs="Times New Roman"/>
          <w:sz w:val="24"/>
          <w:szCs w:val="24"/>
        </w:rPr>
        <w:t>Sunglasses will be removed.</w:t>
      </w:r>
    </w:p>
    <w:p w14:paraId="55C6664A" w14:textId="7DD87988" w:rsidR="006F7633" w:rsidRDefault="2952C753" w:rsidP="006F7633">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 xml:space="preserve">Water samples will be collected </w:t>
      </w:r>
      <w:r w:rsidR="3CEE9E49" w:rsidRPr="44BA4F1D">
        <w:rPr>
          <w:rFonts w:ascii="Times New Roman" w:eastAsia="Times New Roman" w:hAnsi="Times New Roman" w:cs="Times New Roman"/>
          <w:sz w:val="24"/>
          <w:szCs w:val="24"/>
        </w:rPr>
        <w:t>from the surface in acid-washed 1 L amber bottles</w:t>
      </w:r>
      <w:r w:rsidR="655884EA" w:rsidRPr="44BA4F1D">
        <w:rPr>
          <w:rFonts w:ascii="Times New Roman" w:eastAsia="Times New Roman" w:hAnsi="Times New Roman" w:cs="Times New Roman"/>
          <w:sz w:val="24"/>
          <w:szCs w:val="24"/>
        </w:rPr>
        <w:t xml:space="preserve">.  The bottle shall be triple rinsed with lake water before collecting the final sample.  Bottles will be placed in a cooler on ice until returning to the </w:t>
      </w:r>
      <w:r w:rsidR="655884EA" w:rsidRPr="006F7633">
        <w:rPr>
          <w:rFonts w:ascii="Times New Roman" w:eastAsia="Times New Roman" w:hAnsi="Times New Roman" w:cs="Times New Roman"/>
          <w:sz w:val="24"/>
          <w:szCs w:val="24"/>
        </w:rPr>
        <w:t xml:space="preserve">lab. </w:t>
      </w:r>
    </w:p>
    <w:p w14:paraId="655564BA" w14:textId="0A05F002" w:rsidR="006F7633" w:rsidRPr="006F7633" w:rsidRDefault="006F7633" w:rsidP="006F7633">
      <w:pPr>
        <w:rPr>
          <w:rFonts w:ascii="Times New Roman" w:hAnsi="Times New Roman" w:cs="Times New Roman"/>
          <w:sz w:val="22"/>
        </w:rPr>
      </w:pPr>
      <w:r w:rsidRPr="006F7633">
        <w:rPr>
          <w:rFonts w:ascii="Times New Roman" w:hAnsi="Times New Roman" w:cs="Times New Roman"/>
          <w:color w:val="000000" w:themeColor="text1"/>
          <w:sz w:val="24"/>
          <w:szCs w:val="24"/>
        </w:rPr>
        <w:lastRenderedPageBreak/>
        <w:t>Zooplankton</w:t>
      </w:r>
      <w:r w:rsidRPr="006F7633">
        <w:rPr>
          <w:rFonts w:ascii="Times New Roman" w:hAnsi="Times New Roman" w:cs="Times New Roman"/>
          <w:color w:val="FF0000"/>
          <w:sz w:val="24"/>
          <w:szCs w:val="24"/>
        </w:rPr>
        <w:t xml:space="preserve"> </w:t>
      </w:r>
      <w:r w:rsidRPr="006F7633">
        <w:rPr>
          <w:rFonts w:ascii="Times New Roman" w:hAnsi="Times New Roman" w:cs="Times New Roman"/>
          <w:sz w:val="24"/>
          <w:szCs w:val="24"/>
        </w:rPr>
        <w:t xml:space="preserve">collection will follow the procedure of the National Lake Assessment (EPA 841-B-11-003).  Two plankton nets (150 µm and 50 µm mesh size) will be towed vertically through the water column at a steady rate (0.3 m/s or 16.7 sec for each tow) at the </w:t>
      </w:r>
      <w:r w:rsidR="00277950">
        <w:rPr>
          <w:rFonts w:ascii="Times New Roman" w:hAnsi="Times New Roman" w:cs="Times New Roman"/>
          <w:sz w:val="24"/>
          <w:szCs w:val="24"/>
        </w:rPr>
        <w:t>buoy</w:t>
      </w:r>
      <w:r w:rsidRPr="006F7633">
        <w:rPr>
          <w:rFonts w:ascii="Times New Roman" w:hAnsi="Times New Roman" w:cs="Times New Roman"/>
          <w:sz w:val="24"/>
          <w:szCs w:val="24"/>
        </w:rPr>
        <w:t xml:space="preserve"> site within each lake.  Using two different net sizes will allow for collection of different size fractions of zooplankton.  A single 5 m tow will be used for each net size</w:t>
      </w:r>
      <w:r w:rsidR="00277950">
        <w:rPr>
          <w:rFonts w:ascii="Times New Roman" w:hAnsi="Times New Roman" w:cs="Times New Roman"/>
          <w:sz w:val="24"/>
          <w:szCs w:val="24"/>
        </w:rPr>
        <w:t xml:space="preserve">.  </w:t>
      </w:r>
      <w:r w:rsidRPr="006F7633">
        <w:rPr>
          <w:rFonts w:ascii="Times New Roman" w:hAnsi="Times New Roman" w:cs="Times New Roman"/>
          <w:sz w:val="24"/>
          <w:szCs w:val="24"/>
        </w:rPr>
        <w:t>After towing, zooplankton will be rinsed into a bucket using a squirt bottle filled with DI water, narcotized using CO</w:t>
      </w:r>
      <w:r w:rsidRPr="006F7633">
        <w:rPr>
          <w:rFonts w:ascii="Times New Roman" w:hAnsi="Times New Roman" w:cs="Times New Roman"/>
          <w:sz w:val="24"/>
          <w:szCs w:val="24"/>
          <w:vertAlign w:val="subscript"/>
        </w:rPr>
        <w:t>2</w:t>
      </w:r>
      <w:r w:rsidRPr="006F7633">
        <w:rPr>
          <w:rFonts w:ascii="Times New Roman" w:hAnsi="Times New Roman" w:cs="Times New Roman"/>
          <w:sz w:val="24"/>
          <w:szCs w:val="24"/>
        </w:rPr>
        <w:t xml:space="preserve"> tablets and transferred to labeled storage containers containing 70% ethanol.</w:t>
      </w:r>
    </w:p>
    <w:p w14:paraId="2DA43386" w14:textId="54D59966" w:rsidR="009A26DE" w:rsidRDefault="00277950" w:rsidP="4580DFBB">
      <w:pPr>
        <w:spacing w:after="0" w:line="240" w:lineRule="auto"/>
        <w:rPr>
          <w:rFonts w:ascii="Times New Roman" w:eastAsia="Times New Roman" w:hAnsi="Times New Roman" w:cs="Times New Roman"/>
          <w:sz w:val="24"/>
          <w:szCs w:val="24"/>
        </w:rPr>
      </w:pPr>
      <w:r w:rsidRPr="00512634">
        <w:rPr>
          <w:rFonts w:ascii="Times New Roman" w:eastAsia="Times New Roman" w:hAnsi="Times New Roman" w:cs="Times New Roman"/>
          <w:sz w:val="24"/>
          <w:szCs w:val="24"/>
        </w:rPr>
        <w:t xml:space="preserve">Phytoplankton collection will </w:t>
      </w:r>
      <w:r w:rsidR="00512634" w:rsidRPr="00512634">
        <w:rPr>
          <w:rFonts w:ascii="Times New Roman" w:eastAsia="Times New Roman" w:hAnsi="Times New Roman" w:cs="Times New Roman"/>
          <w:sz w:val="24"/>
          <w:szCs w:val="24"/>
        </w:rPr>
        <w:t>follow</w:t>
      </w:r>
      <w:r w:rsidR="00512634">
        <w:rPr>
          <w:rFonts w:ascii="Times New Roman" w:eastAsia="Times New Roman" w:hAnsi="Times New Roman" w:cs="Times New Roman"/>
          <w:sz w:val="24"/>
          <w:szCs w:val="24"/>
        </w:rPr>
        <w:t xml:space="preserve"> a procedure developed by Ann St. Amand at </w:t>
      </w:r>
      <w:proofErr w:type="spellStart"/>
      <w:r w:rsidR="00512634">
        <w:rPr>
          <w:rFonts w:ascii="Times New Roman" w:eastAsia="Times New Roman" w:hAnsi="Times New Roman" w:cs="Times New Roman"/>
          <w:sz w:val="24"/>
          <w:szCs w:val="24"/>
        </w:rPr>
        <w:t>Phycotech</w:t>
      </w:r>
      <w:proofErr w:type="spellEnd"/>
      <w:r w:rsidR="00512634">
        <w:rPr>
          <w:rFonts w:ascii="Times New Roman" w:eastAsia="Times New Roman" w:hAnsi="Times New Roman" w:cs="Times New Roman"/>
          <w:sz w:val="24"/>
          <w:szCs w:val="24"/>
        </w:rPr>
        <w:t>.  Whole water samples will be decanted from the 1L Nalgene bottles into 125 mL amber glass bottles and preserved with glutaraldehyde (0.25-0.5%)</w:t>
      </w:r>
      <w:r w:rsidR="00156D8A">
        <w:rPr>
          <w:rFonts w:ascii="Times New Roman" w:eastAsia="Times New Roman" w:hAnsi="Times New Roman" w:cs="Times New Roman"/>
          <w:sz w:val="24"/>
          <w:szCs w:val="24"/>
        </w:rPr>
        <w:t xml:space="preserve"> for permanent mounting </w:t>
      </w:r>
      <w:proofErr w:type="gramStart"/>
      <w:r w:rsidR="00156D8A">
        <w:rPr>
          <w:rFonts w:ascii="Times New Roman" w:eastAsia="Times New Roman" w:hAnsi="Times New Roman" w:cs="Times New Roman"/>
          <w:sz w:val="24"/>
          <w:szCs w:val="24"/>
        </w:rPr>
        <w:t>at a later date</w:t>
      </w:r>
      <w:proofErr w:type="gramEnd"/>
      <w:r w:rsidR="00512634">
        <w:rPr>
          <w:rFonts w:ascii="Times New Roman" w:eastAsia="Times New Roman" w:hAnsi="Times New Roman" w:cs="Times New Roman"/>
          <w:sz w:val="24"/>
          <w:szCs w:val="24"/>
        </w:rPr>
        <w:t>.  The samples will be filtered onto 0.45 µm mixed cellulose filters and permanently mounted onto glass slides in triplicate using an HPMA resin.</w:t>
      </w:r>
    </w:p>
    <w:p w14:paraId="0F596C9B" w14:textId="77777777" w:rsidR="00583C66" w:rsidRDefault="00583C66" w:rsidP="4580DFBB">
      <w:pPr>
        <w:spacing w:after="0" w:line="240" w:lineRule="auto"/>
        <w:rPr>
          <w:rFonts w:ascii="Times New Roman" w:eastAsia="Times New Roman" w:hAnsi="Times New Roman" w:cs="Times New Roman"/>
          <w:sz w:val="24"/>
          <w:szCs w:val="24"/>
        </w:rPr>
      </w:pPr>
    </w:p>
    <w:p w14:paraId="74A83060" w14:textId="77777777" w:rsidR="00583C66" w:rsidRDefault="00583C66" w:rsidP="4580DFBB">
      <w:pPr>
        <w:spacing w:after="0" w:line="240" w:lineRule="auto"/>
        <w:rPr>
          <w:rFonts w:ascii="Times New Roman" w:eastAsia="Times New Roman" w:hAnsi="Times New Roman" w:cs="Times New Roman"/>
          <w:sz w:val="24"/>
          <w:szCs w:val="24"/>
        </w:rPr>
      </w:pPr>
    </w:p>
    <w:p w14:paraId="7354CA4F" w14:textId="04BCF928" w:rsidR="00583C66" w:rsidRDefault="00E510A3" w:rsidP="4580DFBB">
      <w:pPr>
        <w:pStyle w:val="Heading2"/>
        <w:rPr>
          <w:rFonts w:ascii="Times New Roman" w:hAnsi="Times New Roman"/>
          <w:sz w:val="24"/>
          <w:szCs w:val="24"/>
        </w:rPr>
      </w:pPr>
      <w:bookmarkStart w:id="38" w:name="_Toc531072416"/>
      <w:r w:rsidRPr="4580DFBB">
        <w:rPr>
          <w:rFonts w:ascii="Times New Roman" w:hAnsi="Times New Roman"/>
          <w:sz w:val="24"/>
          <w:szCs w:val="24"/>
        </w:rPr>
        <w:t>B3. Sample Handling and Chain of Custody</w:t>
      </w:r>
      <w:bookmarkEnd w:id="38"/>
    </w:p>
    <w:p w14:paraId="60AF267B" w14:textId="77777777" w:rsidR="00747CE4" w:rsidRPr="00747CE4" w:rsidRDefault="00747CE4" w:rsidP="4580DFBB">
      <w:pPr>
        <w:rPr>
          <w:rFonts w:ascii="Times New Roman" w:eastAsia="Times New Roman" w:hAnsi="Times New Roman" w:cs="Times New Roman"/>
          <w:sz w:val="24"/>
          <w:szCs w:val="24"/>
        </w:rPr>
      </w:pPr>
    </w:p>
    <w:p w14:paraId="40E4217A" w14:textId="643FA939" w:rsidR="00583C66" w:rsidRDefault="0D444FFE" w:rsidP="41BFB53C">
      <w:p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Field collection bottles will be clearly labeled at the time of collection with the date and site name.  Bottles will be stored in a cooler on ice until returning to the lab to prevent sample degradation caused by heat and/or light.</w:t>
      </w:r>
      <w:r w:rsidR="00747CE4" w:rsidRPr="4580DFBB">
        <w:rPr>
          <w:rFonts w:ascii="Times New Roman" w:eastAsia="Times New Roman" w:hAnsi="Times New Roman" w:cs="Times New Roman"/>
          <w:color w:val="000000" w:themeColor="text1"/>
          <w:sz w:val="24"/>
          <w:szCs w:val="24"/>
        </w:rPr>
        <w:t xml:space="preserve">  </w:t>
      </w:r>
      <w:r w:rsidRPr="4580DFBB">
        <w:rPr>
          <w:rFonts w:ascii="Times New Roman" w:eastAsia="Times New Roman" w:hAnsi="Times New Roman" w:cs="Times New Roman"/>
          <w:color w:val="000000" w:themeColor="text1"/>
          <w:sz w:val="24"/>
          <w:szCs w:val="24"/>
        </w:rPr>
        <w:t>All samples will be filtered and/or stored within 24 hours of collection.</w:t>
      </w:r>
      <w:r w:rsidR="00747CE4" w:rsidRPr="4580DFBB">
        <w:rPr>
          <w:rFonts w:ascii="Times New Roman" w:eastAsia="Times New Roman" w:hAnsi="Times New Roman" w:cs="Times New Roman"/>
          <w:color w:val="000000" w:themeColor="text1"/>
          <w:sz w:val="24"/>
          <w:szCs w:val="24"/>
        </w:rPr>
        <w:t xml:space="preserve">  </w:t>
      </w:r>
      <w:r w:rsidRPr="4580DFBB">
        <w:rPr>
          <w:rFonts w:ascii="Times New Roman" w:eastAsia="Times New Roman" w:hAnsi="Times New Roman" w:cs="Times New Roman"/>
          <w:color w:val="000000" w:themeColor="text1"/>
          <w:sz w:val="24"/>
          <w:szCs w:val="24"/>
        </w:rPr>
        <w:t xml:space="preserve">Chlorophyll </w:t>
      </w:r>
      <w:r w:rsidRPr="4580DFBB">
        <w:rPr>
          <w:rFonts w:ascii="Times New Roman" w:eastAsia="Times New Roman" w:hAnsi="Times New Roman" w:cs="Times New Roman"/>
          <w:i/>
          <w:iCs/>
          <w:color w:val="000000" w:themeColor="text1"/>
          <w:sz w:val="24"/>
          <w:szCs w:val="24"/>
        </w:rPr>
        <w:t>a</w:t>
      </w:r>
      <w:r w:rsidRPr="4580DFBB">
        <w:rPr>
          <w:rFonts w:ascii="Times New Roman" w:eastAsia="Times New Roman" w:hAnsi="Times New Roman" w:cs="Times New Roman"/>
          <w:color w:val="000000" w:themeColor="text1"/>
          <w:sz w:val="24"/>
          <w:szCs w:val="24"/>
        </w:rPr>
        <w:t>, phycocyanin, NO</w:t>
      </w:r>
      <w:r w:rsidRPr="4580DFBB">
        <w:rPr>
          <w:rFonts w:ascii="Times New Roman" w:eastAsia="Times New Roman" w:hAnsi="Times New Roman" w:cs="Times New Roman"/>
          <w:color w:val="000000" w:themeColor="text1"/>
          <w:sz w:val="24"/>
          <w:szCs w:val="24"/>
          <w:vertAlign w:val="subscript"/>
        </w:rPr>
        <w:t>3</w:t>
      </w:r>
      <w:r w:rsidRPr="4580DFBB">
        <w:rPr>
          <w:rFonts w:ascii="Times New Roman" w:eastAsia="Times New Roman" w:hAnsi="Times New Roman" w:cs="Times New Roman"/>
          <w:color w:val="000000" w:themeColor="text1"/>
          <w:sz w:val="24"/>
          <w:szCs w:val="24"/>
        </w:rPr>
        <w:t>, PO</w:t>
      </w:r>
      <w:r w:rsidRPr="4580DFBB">
        <w:rPr>
          <w:rFonts w:ascii="Times New Roman" w:eastAsia="Times New Roman" w:hAnsi="Times New Roman" w:cs="Times New Roman"/>
          <w:color w:val="000000" w:themeColor="text1"/>
          <w:sz w:val="24"/>
          <w:szCs w:val="24"/>
          <w:vertAlign w:val="subscript"/>
        </w:rPr>
        <w:t>4</w:t>
      </w:r>
      <w:r w:rsidRPr="4580DFBB">
        <w:rPr>
          <w:rFonts w:ascii="Times New Roman" w:eastAsia="Times New Roman" w:hAnsi="Times New Roman" w:cs="Times New Roman"/>
          <w:color w:val="000000" w:themeColor="text1"/>
          <w:sz w:val="24"/>
          <w:szCs w:val="24"/>
        </w:rPr>
        <w:t>, and NH</w:t>
      </w:r>
      <w:r w:rsidRPr="4580DFBB">
        <w:rPr>
          <w:rFonts w:ascii="Times New Roman" w:eastAsia="Times New Roman" w:hAnsi="Times New Roman" w:cs="Times New Roman"/>
          <w:color w:val="000000" w:themeColor="text1"/>
          <w:sz w:val="24"/>
          <w:szCs w:val="24"/>
          <w:vertAlign w:val="subscript"/>
        </w:rPr>
        <w:t>4</w:t>
      </w:r>
      <w:r w:rsidRPr="4580DFBB">
        <w:rPr>
          <w:rFonts w:ascii="Times New Roman" w:eastAsia="Times New Roman" w:hAnsi="Times New Roman" w:cs="Times New Roman"/>
          <w:color w:val="000000" w:themeColor="text1"/>
          <w:sz w:val="24"/>
          <w:szCs w:val="24"/>
        </w:rPr>
        <w:t xml:space="preserve"> samples will be filtered using pre-</w:t>
      </w:r>
      <w:proofErr w:type="spellStart"/>
      <w:r w:rsidRPr="4580DFBB">
        <w:rPr>
          <w:rFonts w:ascii="Times New Roman" w:eastAsia="Times New Roman" w:hAnsi="Times New Roman" w:cs="Times New Roman"/>
          <w:color w:val="000000" w:themeColor="text1"/>
          <w:sz w:val="24"/>
          <w:szCs w:val="24"/>
        </w:rPr>
        <w:t>ashed</w:t>
      </w:r>
      <w:proofErr w:type="spellEnd"/>
      <w:r w:rsidRPr="4580DFBB">
        <w:rPr>
          <w:rFonts w:ascii="Times New Roman" w:eastAsia="Times New Roman" w:hAnsi="Times New Roman" w:cs="Times New Roman"/>
          <w:color w:val="000000" w:themeColor="text1"/>
          <w:sz w:val="24"/>
          <w:szCs w:val="24"/>
        </w:rPr>
        <w:t xml:space="preserve"> GF/F (0.7 µm) filters.</w:t>
      </w:r>
      <w:r w:rsidR="4AFC5B54" w:rsidRPr="4580DFBB">
        <w:rPr>
          <w:rFonts w:ascii="Times New Roman" w:eastAsia="Times New Roman" w:hAnsi="Times New Roman" w:cs="Times New Roman"/>
          <w:color w:val="000000" w:themeColor="text1"/>
          <w:sz w:val="24"/>
          <w:szCs w:val="24"/>
        </w:rPr>
        <w:t xml:space="preserve">  </w:t>
      </w:r>
    </w:p>
    <w:p w14:paraId="794BD6BB" w14:textId="77777777" w:rsidR="00747CE4" w:rsidRDefault="00747CE4" w:rsidP="41BFB53C">
      <w:pPr>
        <w:spacing w:after="0" w:line="240" w:lineRule="auto"/>
        <w:rPr>
          <w:rFonts w:ascii="Times New Roman" w:eastAsia="Times New Roman" w:hAnsi="Times New Roman" w:cs="Times New Roman"/>
          <w:color w:val="000000" w:themeColor="text1"/>
          <w:sz w:val="24"/>
          <w:szCs w:val="24"/>
        </w:rPr>
      </w:pPr>
    </w:p>
    <w:p w14:paraId="500F6456" w14:textId="6D79BAC4" w:rsidR="00583C66" w:rsidRDefault="5CBB380E" w:rsidP="41BFB53C">
      <w:p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 xml:space="preserve">Chlorophyll </w:t>
      </w:r>
      <w:r w:rsidRPr="4580DFBB">
        <w:rPr>
          <w:rFonts w:ascii="Times New Roman" w:eastAsia="Times New Roman" w:hAnsi="Times New Roman" w:cs="Times New Roman"/>
          <w:i/>
          <w:iCs/>
          <w:color w:val="000000" w:themeColor="text1"/>
          <w:sz w:val="24"/>
          <w:szCs w:val="24"/>
        </w:rPr>
        <w:t>a</w:t>
      </w:r>
      <w:r w:rsidR="6F5B8091" w:rsidRPr="4580DFBB">
        <w:rPr>
          <w:rFonts w:ascii="Times New Roman" w:eastAsia="Times New Roman" w:hAnsi="Times New Roman" w:cs="Times New Roman"/>
          <w:i/>
          <w:iCs/>
          <w:color w:val="000000" w:themeColor="text1"/>
          <w:sz w:val="24"/>
          <w:szCs w:val="24"/>
        </w:rPr>
        <w:t>:</w:t>
      </w:r>
      <w:r w:rsidRPr="4580DFBB">
        <w:rPr>
          <w:rFonts w:ascii="Times New Roman" w:eastAsia="Times New Roman" w:hAnsi="Times New Roman" w:cs="Times New Roman"/>
          <w:color w:val="000000" w:themeColor="text1"/>
          <w:sz w:val="24"/>
          <w:szCs w:val="24"/>
        </w:rPr>
        <w:t xml:space="preserve"> </w:t>
      </w:r>
      <w:r w:rsidR="1FB1E6B5" w:rsidRPr="4580DFBB">
        <w:rPr>
          <w:rFonts w:ascii="Times New Roman" w:eastAsia="Times New Roman" w:hAnsi="Times New Roman" w:cs="Times New Roman"/>
          <w:color w:val="000000" w:themeColor="text1"/>
          <w:sz w:val="24"/>
          <w:szCs w:val="24"/>
        </w:rPr>
        <w:t xml:space="preserve"> Samples </w:t>
      </w:r>
      <w:r w:rsidRPr="4580DFBB">
        <w:rPr>
          <w:rFonts w:ascii="Times New Roman" w:eastAsia="Times New Roman" w:hAnsi="Times New Roman" w:cs="Times New Roman"/>
          <w:color w:val="000000" w:themeColor="text1"/>
          <w:sz w:val="24"/>
          <w:szCs w:val="24"/>
        </w:rPr>
        <w:t>will be filtered under reduced light conditions (</w:t>
      </w:r>
      <w:r w:rsidR="50F66F8A" w:rsidRPr="4580DFBB">
        <w:rPr>
          <w:rFonts w:ascii="Times New Roman" w:eastAsia="Times New Roman" w:hAnsi="Times New Roman" w:cs="Times New Roman"/>
          <w:color w:val="000000" w:themeColor="text1"/>
          <w:sz w:val="24"/>
          <w:szCs w:val="24"/>
        </w:rPr>
        <w:t>no direct sunlight)</w:t>
      </w:r>
      <w:r w:rsidRPr="4580DFBB">
        <w:rPr>
          <w:rFonts w:ascii="Times New Roman" w:eastAsia="Times New Roman" w:hAnsi="Times New Roman" w:cs="Times New Roman"/>
          <w:color w:val="000000" w:themeColor="text1"/>
          <w:sz w:val="24"/>
          <w:szCs w:val="24"/>
        </w:rPr>
        <w:t xml:space="preserve">.  400 mL of water will be filtered onto filters for chlorophyll </w:t>
      </w:r>
      <w:proofErr w:type="spellStart"/>
      <w:proofErr w:type="gramStart"/>
      <w:r w:rsidRPr="4580DFBB">
        <w:rPr>
          <w:rFonts w:ascii="Times New Roman" w:eastAsia="Times New Roman" w:hAnsi="Times New Roman" w:cs="Times New Roman"/>
          <w:i/>
          <w:iCs/>
          <w:color w:val="000000" w:themeColor="text1"/>
          <w:sz w:val="24"/>
          <w:szCs w:val="24"/>
        </w:rPr>
        <w:t>a</w:t>
      </w:r>
      <w:proofErr w:type="spellEnd"/>
      <w:proofErr w:type="gramEnd"/>
      <w:r w:rsidRPr="4580DFBB">
        <w:rPr>
          <w:rFonts w:ascii="Times New Roman" w:eastAsia="Times New Roman" w:hAnsi="Times New Roman" w:cs="Times New Roman"/>
          <w:color w:val="000000" w:themeColor="text1"/>
          <w:sz w:val="24"/>
          <w:szCs w:val="24"/>
        </w:rPr>
        <w:t xml:space="preserve"> analysis.  If chlorophyll </w:t>
      </w:r>
      <w:r w:rsidRPr="4580DFBB">
        <w:rPr>
          <w:rFonts w:ascii="Times New Roman" w:eastAsia="Times New Roman" w:hAnsi="Times New Roman" w:cs="Times New Roman"/>
          <w:i/>
          <w:iCs/>
          <w:color w:val="000000" w:themeColor="text1"/>
          <w:sz w:val="24"/>
          <w:szCs w:val="24"/>
        </w:rPr>
        <w:t>a</w:t>
      </w:r>
      <w:r w:rsidRPr="4580DFBB">
        <w:rPr>
          <w:rFonts w:ascii="Times New Roman" w:eastAsia="Times New Roman" w:hAnsi="Times New Roman" w:cs="Times New Roman"/>
          <w:color w:val="000000" w:themeColor="text1"/>
          <w:sz w:val="24"/>
          <w:szCs w:val="24"/>
        </w:rPr>
        <w:t xml:space="preserve"> </w:t>
      </w:r>
      <w:proofErr w:type="gramStart"/>
      <w:r w:rsidRPr="4580DFBB">
        <w:rPr>
          <w:rFonts w:ascii="Times New Roman" w:eastAsia="Times New Roman" w:hAnsi="Times New Roman" w:cs="Times New Roman"/>
          <w:color w:val="000000" w:themeColor="text1"/>
          <w:sz w:val="24"/>
          <w:szCs w:val="24"/>
        </w:rPr>
        <w:t>concentrations</w:t>
      </w:r>
      <w:proofErr w:type="gramEnd"/>
      <w:r w:rsidRPr="4580DFBB">
        <w:rPr>
          <w:rFonts w:ascii="Times New Roman" w:eastAsia="Times New Roman" w:hAnsi="Times New Roman" w:cs="Times New Roman"/>
          <w:color w:val="000000" w:themeColor="text1"/>
          <w:sz w:val="24"/>
          <w:szCs w:val="24"/>
        </w:rPr>
        <w:t xml:space="preserve"> are high causing reduced filtration rates, smaller volumes of water may be filtered.  The volume of water that was filtered will be written </w:t>
      </w:r>
      <w:r w:rsidR="32EEAC22" w:rsidRPr="4580DFBB">
        <w:rPr>
          <w:rFonts w:ascii="Times New Roman" w:eastAsia="Times New Roman" w:hAnsi="Times New Roman" w:cs="Times New Roman"/>
          <w:color w:val="000000" w:themeColor="text1"/>
          <w:sz w:val="24"/>
          <w:szCs w:val="24"/>
        </w:rPr>
        <w:t>on the foil packet</w:t>
      </w:r>
      <w:r w:rsidR="3B8F9976" w:rsidRPr="4580DFBB">
        <w:rPr>
          <w:rFonts w:ascii="Times New Roman" w:eastAsia="Times New Roman" w:hAnsi="Times New Roman" w:cs="Times New Roman"/>
          <w:color w:val="000000" w:themeColor="text1"/>
          <w:sz w:val="24"/>
          <w:szCs w:val="24"/>
        </w:rPr>
        <w:t xml:space="preserve"> along with the site name and collection date</w:t>
      </w:r>
      <w:r w:rsidRPr="4580DFBB">
        <w:rPr>
          <w:rFonts w:ascii="Times New Roman" w:eastAsia="Times New Roman" w:hAnsi="Times New Roman" w:cs="Times New Roman"/>
          <w:color w:val="000000" w:themeColor="text1"/>
          <w:sz w:val="24"/>
          <w:szCs w:val="24"/>
        </w:rPr>
        <w:t xml:space="preserve">.  Filters will be wrapped in foil and stored </w:t>
      </w:r>
      <w:r w:rsidR="1BCEE5EA" w:rsidRPr="4580DFBB">
        <w:rPr>
          <w:rFonts w:ascii="Times New Roman" w:eastAsia="Times New Roman" w:hAnsi="Times New Roman" w:cs="Times New Roman"/>
          <w:color w:val="000000" w:themeColor="text1"/>
          <w:sz w:val="24"/>
          <w:szCs w:val="24"/>
        </w:rPr>
        <w:t>frozen (</w:t>
      </w:r>
      <w:r w:rsidR="57D1EF89" w:rsidRPr="4580DFBB">
        <w:rPr>
          <w:rFonts w:ascii="Times New Roman" w:eastAsia="Times New Roman" w:hAnsi="Times New Roman" w:cs="Times New Roman"/>
          <w:color w:val="000000" w:themeColor="text1"/>
          <w:sz w:val="24"/>
          <w:szCs w:val="24"/>
        </w:rPr>
        <w:t>below 0 °C</w:t>
      </w:r>
      <w:r w:rsidR="1BCEE5EA" w:rsidRPr="4580DFBB">
        <w:rPr>
          <w:rFonts w:ascii="Times New Roman" w:eastAsia="Times New Roman" w:hAnsi="Times New Roman" w:cs="Times New Roman"/>
          <w:color w:val="000000" w:themeColor="text1"/>
          <w:sz w:val="24"/>
          <w:szCs w:val="24"/>
        </w:rPr>
        <w:t>)</w:t>
      </w:r>
      <w:r w:rsidRPr="4580DFBB">
        <w:rPr>
          <w:rFonts w:ascii="Times New Roman" w:eastAsia="Times New Roman" w:hAnsi="Times New Roman" w:cs="Times New Roman"/>
          <w:color w:val="000000" w:themeColor="text1"/>
          <w:sz w:val="24"/>
          <w:szCs w:val="24"/>
        </w:rPr>
        <w:t xml:space="preserve"> until extraction.  To start extraction, filters will be placed in 15 mL polystyrene tubes (prefilled with 90% acetone).  The tubes will be stored in the freezer for a minimum of 12 hours before analysis.   </w:t>
      </w:r>
    </w:p>
    <w:p w14:paraId="71FEF4B3" w14:textId="77777777" w:rsidR="00747CE4" w:rsidRDefault="00747CE4" w:rsidP="41BFB53C">
      <w:pPr>
        <w:spacing w:after="0" w:line="240" w:lineRule="auto"/>
        <w:rPr>
          <w:rFonts w:ascii="Times New Roman" w:eastAsia="Times New Roman" w:hAnsi="Times New Roman" w:cs="Times New Roman"/>
          <w:color w:val="000000" w:themeColor="text1"/>
          <w:sz w:val="24"/>
          <w:szCs w:val="24"/>
        </w:rPr>
      </w:pPr>
    </w:p>
    <w:p w14:paraId="23A74BB1" w14:textId="5CFE6ED6" w:rsidR="00583C66" w:rsidRDefault="5CBB380E" w:rsidP="41BFB53C">
      <w:p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Phycocyanin</w:t>
      </w:r>
      <w:r w:rsidR="538F24B5" w:rsidRPr="4580DFBB">
        <w:rPr>
          <w:rFonts w:ascii="Times New Roman" w:eastAsia="Times New Roman" w:hAnsi="Times New Roman" w:cs="Times New Roman"/>
          <w:color w:val="000000" w:themeColor="text1"/>
          <w:sz w:val="24"/>
          <w:szCs w:val="24"/>
        </w:rPr>
        <w:t>:</w:t>
      </w:r>
      <w:r w:rsidRPr="4580DFBB">
        <w:rPr>
          <w:rFonts w:ascii="Times New Roman" w:eastAsia="Times New Roman" w:hAnsi="Times New Roman" w:cs="Times New Roman"/>
          <w:color w:val="000000" w:themeColor="text1"/>
          <w:sz w:val="24"/>
          <w:szCs w:val="24"/>
        </w:rPr>
        <w:t xml:space="preserve">  An additional 400 mL of water will be filtered onto filters for phycocyanin analysis</w:t>
      </w:r>
      <w:r w:rsidR="78AA7312" w:rsidRPr="4580DFBB">
        <w:rPr>
          <w:rFonts w:ascii="Times New Roman" w:eastAsia="Times New Roman" w:hAnsi="Times New Roman" w:cs="Times New Roman"/>
          <w:color w:val="000000" w:themeColor="text1"/>
          <w:sz w:val="24"/>
          <w:szCs w:val="24"/>
        </w:rPr>
        <w:t xml:space="preserve"> using the same method as was described for chlorophyll a</w:t>
      </w:r>
      <w:r w:rsidRPr="4580DFBB">
        <w:rPr>
          <w:rFonts w:ascii="Times New Roman" w:eastAsia="Times New Roman" w:hAnsi="Times New Roman" w:cs="Times New Roman"/>
          <w:color w:val="000000" w:themeColor="text1"/>
          <w:sz w:val="24"/>
          <w:szCs w:val="24"/>
        </w:rPr>
        <w:t xml:space="preserve">.  Filters will be wrapped in foil and stored in the freezer until extraction. </w:t>
      </w:r>
      <w:r w:rsidR="04444575" w:rsidRPr="4580DFBB">
        <w:rPr>
          <w:rFonts w:ascii="Times New Roman" w:eastAsia="Times New Roman" w:hAnsi="Times New Roman" w:cs="Times New Roman"/>
          <w:color w:val="000000" w:themeColor="text1"/>
          <w:sz w:val="24"/>
          <w:szCs w:val="24"/>
        </w:rPr>
        <w:t xml:space="preserve"> The volume of water that was filtered will be written on the foil packet along with the site name and collection date.  Filters will be wrapped in foil and stored frozen (</w:t>
      </w:r>
      <w:r w:rsidR="754AFBD1" w:rsidRPr="4580DFBB">
        <w:rPr>
          <w:rFonts w:ascii="Times New Roman" w:eastAsia="Times New Roman" w:hAnsi="Times New Roman" w:cs="Times New Roman"/>
          <w:color w:val="000000" w:themeColor="text1"/>
          <w:sz w:val="24"/>
          <w:szCs w:val="24"/>
        </w:rPr>
        <w:t>below 0 °C</w:t>
      </w:r>
      <w:r w:rsidR="04444575" w:rsidRPr="4580DFBB">
        <w:rPr>
          <w:rFonts w:ascii="Times New Roman" w:eastAsia="Times New Roman" w:hAnsi="Times New Roman" w:cs="Times New Roman"/>
          <w:color w:val="000000" w:themeColor="text1"/>
          <w:sz w:val="24"/>
          <w:szCs w:val="24"/>
        </w:rPr>
        <w:t xml:space="preserve">) until extraction.  </w:t>
      </w:r>
      <w:r w:rsidRPr="4580DFBB">
        <w:rPr>
          <w:rFonts w:ascii="Times New Roman" w:eastAsia="Times New Roman" w:hAnsi="Times New Roman" w:cs="Times New Roman"/>
          <w:color w:val="000000" w:themeColor="text1"/>
          <w:sz w:val="24"/>
          <w:szCs w:val="24"/>
        </w:rPr>
        <w:t xml:space="preserve"> </w:t>
      </w:r>
    </w:p>
    <w:p w14:paraId="27EEF2AB" w14:textId="77777777" w:rsidR="00747CE4" w:rsidRDefault="00747CE4" w:rsidP="41BFB53C">
      <w:pPr>
        <w:spacing w:after="0" w:line="240" w:lineRule="auto"/>
        <w:rPr>
          <w:rFonts w:ascii="Times New Roman" w:eastAsia="Times New Roman" w:hAnsi="Times New Roman" w:cs="Times New Roman"/>
          <w:color w:val="000000" w:themeColor="text1"/>
          <w:sz w:val="24"/>
          <w:szCs w:val="24"/>
        </w:rPr>
      </w:pPr>
    </w:p>
    <w:p w14:paraId="2074A1B5" w14:textId="14E04551" w:rsidR="00583C66" w:rsidRDefault="5CBB380E" w:rsidP="00AA3463">
      <w:p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Nutrient analysis</w:t>
      </w:r>
      <w:r w:rsidR="5986F140" w:rsidRPr="4580DFBB">
        <w:rPr>
          <w:rFonts w:ascii="Times New Roman" w:eastAsia="Times New Roman" w:hAnsi="Times New Roman" w:cs="Times New Roman"/>
          <w:color w:val="000000" w:themeColor="text1"/>
          <w:sz w:val="24"/>
          <w:szCs w:val="24"/>
        </w:rPr>
        <w:t>:</w:t>
      </w:r>
      <w:r w:rsidRPr="4580DFBB">
        <w:rPr>
          <w:rFonts w:ascii="Times New Roman" w:eastAsia="Times New Roman" w:hAnsi="Times New Roman" w:cs="Times New Roman"/>
          <w:color w:val="000000" w:themeColor="text1"/>
          <w:sz w:val="24"/>
          <w:szCs w:val="24"/>
        </w:rPr>
        <w:t xml:space="preserve"> </w:t>
      </w:r>
      <w:r w:rsidR="5CA10E6A" w:rsidRPr="4580DFBB">
        <w:rPr>
          <w:rFonts w:ascii="Times New Roman" w:eastAsia="Times New Roman" w:hAnsi="Times New Roman" w:cs="Times New Roman"/>
          <w:color w:val="000000" w:themeColor="text1"/>
          <w:sz w:val="24"/>
          <w:szCs w:val="24"/>
        </w:rPr>
        <w:t xml:space="preserve"> </w:t>
      </w:r>
      <w:r w:rsidRPr="4580DFBB">
        <w:rPr>
          <w:rFonts w:ascii="Times New Roman" w:eastAsia="Times New Roman" w:hAnsi="Times New Roman" w:cs="Times New Roman"/>
          <w:color w:val="000000" w:themeColor="text1"/>
          <w:sz w:val="24"/>
          <w:szCs w:val="24"/>
        </w:rPr>
        <w:t>The water that was filtered will be used for nutrient analysis (NO</w:t>
      </w:r>
      <w:r w:rsidRPr="4580DFBB">
        <w:rPr>
          <w:rFonts w:ascii="Times New Roman" w:eastAsia="Times New Roman" w:hAnsi="Times New Roman" w:cs="Times New Roman"/>
          <w:color w:val="000000" w:themeColor="text1"/>
          <w:sz w:val="24"/>
          <w:szCs w:val="24"/>
          <w:vertAlign w:val="subscript"/>
        </w:rPr>
        <w:t>3</w:t>
      </w:r>
      <w:r w:rsidRPr="4580DFBB">
        <w:rPr>
          <w:rFonts w:ascii="Times New Roman" w:eastAsia="Times New Roman" w:hAnsi="Times New Roman" w:cs="Times New Roman"/>
          <w:color w:val="000000" w:themeColor="text1"/>
          <w:sz w:val="24"/>
          <w:szCs w:val="24"/>
        </w:rPr>
        <w:t>, PO</w:t>
      </w:r>
      <w:r w:rsidRPr="4580DFBB">
        <w:rPr>
          <w:rFonts w:ascii="Times New Roman" w:eastAsia="Times New Roman" w:hAnsi="Times New Roman" w:cs="Times New Roman"/>
          <w:color w:val="000000" w:themeColor="text1"/>
          <w:sz w:val="24"/>
          <w:szCs w:val="24"/>
          <w:vertAlign w:val="subscript"/>
        </w:rPr>
        <w:t>4</w:t>
      </w:r>
      <w:r w:rsidRPr="4580DFBB">
        <w:rPr>
          <w:rFonts w:ascii="Times New Roman" w:eastAsia="Times New Roman" w:hAnsi="Times New Roman" w:cs="Times New Roman"/>
          <w:color w:val="000000" w:themeColor="text1"/>
          <w:sz w:val="24"/>
          <w:szCs w:val="24"/>
        </w:rPr>
        <w:t>, and NH</w:t>
      </w:r>
      <w:r w:rsidRPr="4580DFBB">
        <w:rPr>
          <w:rFonts w:ascii="Times New Roman" w:eastAsia="Times New Roman" w:hAnsi="Times New Roman" w:cs="Times New Roman"/>
          <w:color w:val="000000" w:themeColor="text1"/>
          <w:sz w:val="24"/>
          <w:szCs w:val="24"/>
          <w:vertAlign w:val="subscript"/>
        </w:rPr>
        <w:t>4</w:t>
      </w:r>
      <w:r w:rsidRPr="4580DFBB">
        <w:rPr>
          <w:rFonts w:ascii="Times New Roman" w:eastAsia="Times New Roman" w:hAnsi="Times New Roman" w:cs="Times New Roman"/>
          <w:color w:val="000000" w:themeColor="text1"/>
          <w:sz w:val="24"/>
          <w:szCs w:val="24"/>
        </w:rPr>
        <w:t xml:space="preserve">) and will be distributed to 20 mL scintillation vials for storage (below 0 °C) until analysis.  Unfiltered water for nutrient analysis (TN and TP) will also be distributed to 20 mL scintillation vials for storage (below 0 °C) until analysis, which will occur within 48 hours of digestion.   </w:t>
      </w:r>
    </w:p>
    <w:p w14:paraId="7ACFFAEE" w14:textId="77777777" w:rsidR="00747CE4" w:rsidRDefault="00747CE4" w:rsidP="4580DFBB">
      <w:pPr>
        <w:spacing w:after="0" w:line="240" w:lineRule="auto"/>
        <w:rPr>
          <w:rFonts w:ascii="Times New Roman" w:eastAsia="Times New Roman" w:hAnsi="Times New Roman" w:cs="Times New Roman"/>
          <w:sz w:val="24"/>
          <w:szCs w:val="24"/>
        </w:rPr>
      </w:pPr>
    </w:p>
    <w:p w14:paraId="15B68673" w14:textId="17DA79BE" w:rsidR="00583C66" w:rsidRDefault="5CBB380E" w:rsidP="41BFB53C">
      <w:p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Cyanotoxin</w:t>
      </w:r>
      <w:r w:rsidR="327CA300" w:rsidRPr="4580DFBB">
        <w:rPr>
          <w:rFonts w:ascii="Times New Roman" w:eastAsia="Times New Roman" w:hAnsi="Times New Roman" w:cs="Times New Roman"/>
          <w:color w:val="000000" w:themeColor="text1"/>
          <w:sz w:val="24"/>
          <w:szCs w:val="24"/>
        </w:rPr>
        <w:t>:</w:t>
      </w:r>
      <w:r w:rsidRPr="4580DFBB">
        <w:rPr>
          <w:rFonts w:ascii="Times New Roman" w:eastAsia="Times New Roman" w:hAnsi="Times New Roman" w:cs="Times New Roman"/>
          <w:color w:val="000000" w:themeColor="text1"/>
          <w:sz w:val="24"/>
          <w:szCs w:val="24"/>
        </w:rPr>
        <w:t xml:space="preserve">  Unfiltered water for cyanotoxin analysis will be distributed into 20 mL glass scintillation vials, frozen</w:t>
      </w:r>
      <w:r w:rsidR="0A7A4B37" w:rsidRPr="4580DFBB">
        <w:rPr>
          <w:rFonts w:ascii="Times New Roman" w:eastAsia="Times New Roman" w:hAnsi="Times New Roman" w:cs="Times New Roman"/>
          <w:color w:val="000000" w:themeColor="text1"/>
          <w:sz w:val="24"/>
          <w:szCs w:val="24"/>
        </w:rPr>
        <w:t xml:space="preserve"> (below 0 °C)</w:t>
      </w:r>
      <w:r w:rsidRPr="4580DFBB">
        <w:rPr>
          <w:rFonts w:ascii="Times New Roman" w:eastAsia="Times New Roman" w:hAnsi="Times New Roman" w:cs="Times New Roman"/>
          <w:color w:val="000000" w:themeColor="text1"/>
          <w:sz w:val="24"/>
          <w:szCs w:val="24"/>
        </w:rPr>
        <w:t>, and held until processing.</w:t>
      </w:r>
    </w:p>
    <w:p w14:paraId="337D3C79" w14:textId="77777777" w:rsidR="00747CE4" w:rsidRDefault="00747CE4" w:rsidP="4580DFBB">
      <w:pPr>
        <w:spacing w:after="0" w:line="240" w:lineRule="auto"/>
        <w:rPr>
          <w:rFonts w:ascii="Times New Roman" w:eastAsia="Times New Roman" w:hAnsi="Times New Roman" w:cs="Times New Roman"/>
          <w:sz w:val="24"/>
          <w:szCs w:val="24"/>
        </w:rPr>
      </w:pPr>
    </w:p>
    <w:p w14:paraId="5B13EB0D" w14:textId="323523A1" w:rsidR="00583C66" w:rsidRDefault="2062A9B2" w:rsidP="41BFB53C">
      <w:p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lastRenderedPageBreak/>
        <w:t>Chlorophyll a and phycocyanin will be extracted and analyzed within 60 days of collection.</w:t>
      </w:r>
    </w:p>
    <w:p w14:paraId="3BA4AB1C" w14:textId="37451FEC" w:rsidR="006F7633" w:rsidRDefault="006F7633" w:rsidP="41BFB53C">
      <w:pPr>
        <w:spacing w:after="0" w:line="240" w:lineRule="auto"/>
        <w:rPr>
          <w:rFonts w:ascii="Times New Roman" w:eastAsia="Times New Roman" w:hAnsi="Times New Roman" w:cs="Times New Roman"/>
          <w:color w:val="000000" w:themeColor="text1"/>
          <w:sz w:val="24"/>
          <w:szCs w:val="24"/>
        </w:rPr>
      </w:pPr>
    </w:p>
    <w:p w14:paraId="316C516A" w14:textId="07E986C6" w:rsidR="006F7633" w:rsidRDefault="006F7633" w:rsidP="006F7633">
      <w:pPr>
        <w:rPr>
          <w:rFonts w:ascii="Times New Roman" w:hAnsi="Times New Roman"/>
          <w:bCs/>
          <w:color w:val="000000"/>
          <w:sz w:val="24"/>
          <w:szCs w:val="24"/>
        </w:rPr>
      </w:pPr>
      <w:r w:rsidRPr="006F7633">
        <w:rPr>
          <w:rFonts w:ascii="Times New Roman" w:hAnsi="Times New Roman"/>
          <w:bCs/>
          <w:color w:val="000000" w:themeColor="text1"/>
          <w:sz w:val="24"/>
          <w:szCs w:val="24"/>
        </w:rPr>
        <w:t xml:space="preserve">Zooplankton </w:t>
      </w:r>
      <w:r w:rsidRPr="006F7633">
        <w:rPr>
          <w:rFonts w:ascii="Times New Roman" w:hAnsi="Times New Roman"/>
          <w:bCs/>
          <w:color w:val="000000"/>
          <w:sz w:val="24"/>
          <w:szCs w:val="24"/>
        </w:rPr>
        <w:t>samples will be stored in pre-labeled containers and stored in 70% ethanol until analysis.</w:t>
      </w:r>
    </w:p>
    <w:p w14:paraId="1FE806EC" w14:textId="3D5D2138" w:rsidR="00583C66" w:rsidRDefault="006F7633" w:rsidP="00277950">
      <w:pPr>
        <w:rPr>
          <w:rFonts w:ascii="Times New Roman" w:hAnsi="Times New Roman"/>
          <w:bCs/>
          <w:color w:val="000000"/>
          <w:sz w:val="24"/>
          <w:szCs w:val="24"/>
        </w:rPr>
      </w:pPr>
      <w:r>
        <w:rPr>
          <w:rFonts w:ascii="Times New Roman" w:hAnsi="Times New Roman"/>
          <w:bCs/>
          <w:color w:val="000000"/>
          <w:sz w:val="24"/>
          <w:szCs w:val="24"/>
        </w:rPr>
        <w:t>Phytoplankton samples will</w:t>
      </w:r>
      <w:r w:rsidR="007F6590">
        <w:rPr>
          <w:rFonts w:ascii="Times New Roman" w:hAnsi="Times New Roman"/>
          <w:bCs/>
          <w:color w:val="000000"/>
          <w:sz w:val="24"/>
          <w:szCs w:val="24"/>
        </w:rPr>
        <w:t xml:space="preserve"> be fixed on microscope slides as permanent mounts and identified during the off season (SOP in development).</w:t>
      </w:r>
    </w:p>
    <w:p w14:paraId="1139332D" w14:textId="554A2E6E" w:rsidR="00277950" w:rsidRPr="00277950" w:rsidRDefault="00277950" w:rsidP="00277950">
      <w:pPr>
        <w:rPr>
          <w:rFonts w:ascii="Times New Roman" w:hAnsi="Times New Roman"/>
          <w:bCs/>
          <w:color w:val="000000"/>
          <w:sz w:val="24"/>
          <w:szCs w:val="24"/>
        </w:rPr>
      </w:pPr>
      <w:r>
        <w:rPr>
          <w:rFonts w:ascii="Times New Roman" w:hAnsi="Times New Roman"/>
          <w:bCs/>
          <w:color w:val="000000"/>
          <w:sz w:val="24"/>
          <w:szCs w:val="24"/>
        </w:rPr>
        <w:t xml:space="preserve">Samples </w:t>
      </w:r>
      <w:proofErr w:type="gramStart"/>
      <w:r>
        <w:rPr>
          <w:rFonts w:ascii="Times New Roman" w:hAnsi="Times New Roman"/>
          <w:bCs/>
          <w:color w:val="000000"/>
          <w:sz w:val="24"/>
          <w:szCs w:val="24"/>
        </w:rPr>
        <w:t>will remain in USEPA ACESD custody at all times</w:t>
      </w:r>
      <w:proofErr w:type="gramEnd"/>
      <w:r>
        <w:rPr>
          <w:rFonts w:ascii="Times New Roman" w:hAnsi="Times New Roman"/>
          <w:bCs/>
          <w:color w:val="000000"/>
          <w:sz w:val="24"/>
          <w:szCs w:val="24"/>
        </w:rPr>
        <w:t>.</w:t>
      </w:r>
    </w:p>
    <w:p w14:paraId="4B007BA0" w14:textId="67803AD0" w:rsidR="00B421E9" w:rsidRPr="00B421E9" w:rsidRDefault="00E510A3" w:rsidP="00277950">
      <w:pPr>
        <w:pStyle w:val="Heading2"/>
        <w:rPr>
          <w:rFonts w:ascii="Times New Roman" w:hAnsi="Times New Roman"/>
          <w:sz w:val="24"/>
          <w:szCs w:val="24"/>
        </w:rPr>
      </w:pPr>
      <w:bookmarkStart w:id="39" w:name="_Toc531072417"/>
      <w:r w:rsidRPr="4580DFBB">
        <w:rPr>
          <w:rFonts w:ascii="Times New Roman" w:hAnsi="Times New Roman"/>
          <w:sz w:val="24"/>
          <w:szCs w:val="24"/>
        </w:rPr>
        <w:t>B4. Analytical Methods</w:t>
      </w:r>
      <w:bookmarkEnd w:id="39"/>
      <w:r w:rsidR="00277950">
        <w:rPr>
          <w:rFonts w:ascii="Times New Roman" w:hAnsi="Times New Roman"/>
          <w:sz w:val="24"/>
          <w:szCs w:val="24"/>
        </w:rPr>
        <w:br/>
      </w:r>
    </w:p>
    <w:p w14:paraId="3A6D522B" w14:textId="5D22444F" w:rsidR="00583C66" w:rsidRDefault="6CE7496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Chlorophyll a determination </w:t>
      </w:r>
      <w:r w:rsidR="00E31CAE">
        <w:rPr>
          <w:rFonts w:ascii="Times New Roman" w:eastAsia="Times New Roman" w:hAnsi="Times New Roman" w:cs="Times New Roman"/>
          <w:sz w:val="24"/>
          <w:szCs w:val="24"/>
        </w:rPr>
        <w:t xml:space="preserve">for the water samples </w:t>
      </w:r>
      <w:r w:rsidRPr="4580DFBB">
        <w:rPr>
          <w:rFonts w:ascii="Times New Roman" w:eastAsia="Times New Roman" w:hAnsi="Times New Roman" w:cs="Times New Roman"/>
          <w:sz w:val="24"/>
          <w:szCs w:val="24"/>
        </w:rPr>
        <w:t>will use fluorometric analysis. A known quantity of water will be filtered through 47 mm GF/F filters</w:t>
      </w:r>
      <w:r w:rsidR="7EE6DD24" w:rsidRPr="4580DFBB">
        <w:rPr>
          <w:rFonts w:ascii="Times New Roman" w:eastAsia="Times New Roman" w:hAnsi="Times New Roman" w:cs="Times New Roman"/>
          <w:sz w:val="24"/>
          <w:szCs w:val="24"/>
        </w:rPr>
        <w:t xml:space="preserve">.  </w:t>
      </w:r>
      <w:r w:rsidRPr="4580DFBB">
        <w:rPr>
          <w:rFonts w:ascii="Times New Roman" w:eastAsia="Times New Roman" w:hAnsi="Times New Roman" w:cs="Times New Roman"/>
          <w:sz w:val="24"/>
          <w:szCs w:val="24"/>
        </w:rPr>
        <w:t>Frozen filters will be placed in 15 mL polystyrene tubes (containing 10 mL of 90% acetone) and sonicated in a sonicating water bath for 20 minutes</w:t>
      </w:r>
      <w:ins w:id="40" w:author="Shivers, Stephen" w:date="2021-07-08T18:23:00Z">
        <w:r w:rsidR="00BE3989">
          <w:rPr>
            <w:rFonts w:ascii="Times New Roman" w:eastAsia="Times New Roman" w:hAnsi="Times New Roman" w:cs="Times New Roman"/>
            <w:sz w:val="24"/>
            <w:szCs w:val="24"/>
          </w:rPr>
          <w:t xml:space="preserve"> under reduced light</w:t>
        </w:r>
      </w:ins>
      <w:r w:rsidRPr="4580DFBB">
        <w:rPr>
          <w:rFonts w:ascii="Times New Roman" w:eastAsia="Times New Roman" w:hAnsi="Times New Roman" w:cs="Times New Roman"/>
          <w:sz w:val="24"/>
          <w:szCs w:val="24"/>
        </w:rPr>
        <w:t xml:space="preserve">. Determination will proceed following the ACESD </w:t>
      </w:r>
      <w:r w:rsidR="7FD5E8F1" w:rsidRPr="4580DFBB">
        <w:rPr>
          <w:rFonts w:ascii="Times New Roman" w:eastAsia="Times New Roman" w:hAnsi="Times New Roman" w:cs="Times New Roman"/>
          <w:sz w:val="24"/>
          <w:szCs w:val="24"/>
        </w:rPr>
        <w:t>S</w:t>
      </w:r>
      <w:r w:rsidRPr="4580DFBB">
        <w:rPr>
          <w:rFonts w:ascii="Times New Roman" w:eastAsia="Times New Roman" w:hAnsi="Times New Roman" w:cs="Times New Roman"/>
          <w:sz w:val="24"/>
          <w:szCs w:val="24"/>
        </w:rPr>
        <w:t>OP for non-acid determination of chlorophyll a using a Turner Designs Trilogy fluorometer (J-ACESD-MAB-SOP-1425-0, Non-Acid Determination of Chlorophyll a Using a Turner Designs Trilogy Fluorometer).</w:t>
      </w:r>
    </w:p>
    <w:p w14:paraId="5D4A9B2A" w14:textId="0A08EC41" w:rsidR="00583C66" w:rsidRDefault="00583C66" w:rsidP="4580DFBB">
      <w:pPr>
        <w:spacing w:after="0" w:line="240" w:lineRule="auto"/>
        <w:rPr>
          <w:rFonts w:ascii="Times New Roman" w:eastAsia="Times New Roman" w:hAnsi="Times New Roman" w:cs="Times New Roman"/>
          <w:sz w:val="24"/>
          <w:szCs w:val="24"/>
        </w:rPr>
      </w:pPr>
    </w:p>
    <w:p w14:paraId="29F35E1B" w14:textId="278E9BFA" w:rsidR="00583C66" w:rsidRDefault="6CE7496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Phycocyanin determination</w:t>
      </w:r>
      <w:r w:rsidR="00E31CAE">
        <w:rPr>
          <w:rFonts w:ascii="Times New Roman" w:eastAsia="Times New Roman" w:hAnsi="Times New Roman" w:cs="Times New Roman"/>
          <w:sz w:val="24"/>
          <w:szCs w:val="24"/>
        </w:rPr>
        <w:t xml:space="preserve"> </w:t>
      </w:r>
      <w:r w:rsidR="00E31CAE" w:rsidRPr="00E31CAE">
        <w:rPr>
          <w:rFonts w:ascii="Times New Roman" w:eastAsia="Times New Roman" w:hAnsi="Times New Roman" w:cs="Times New Roman"/>
          <w:sz w:val="24"/>
          <w:szCs w:val="24"/>
        </w:rPr>
        <w:t>for the water samples</w:t>
      </w:r>
      <w:r w:rsidRPr="4580DFBB">
        <w:rPr>
          <w:rFonts w:ascii="Times New Roman" w:eastAsia="Times New Roman" w:hAnsi="Times New Roman" w:cs="Times New Roman"/>
          <w:sz w:val="24"/>
          <w:szCs w:val="24"/>
        </w:rPr>
        <w:t xml:space="preserve"> will use fluorometric analysis. A known quantity of water will be filtered through 47 mm GF/F filters. Frozen filters will be placed in 30 mL centrifuge tubes containing 20 mL of 50 mM phosphate buffer and sonicated in a sonicating water bath for 15 minutes under reduced light. The samples will be refrigerated for 2 hours then placed in a dark storage cabinet to warm to room temperature (total extract time of 3 hours). The samples will be analyzed for phycocyanin using a fluorometer fitted with a phycocyanin module (Orange) based on </w:t>
      </w:r>
      <w:proofErr w:type="spellStart"/>
      <w:r w:rsidRPr="4580DFBB">
        <w:rPr>
          <w:rFonts w:ascii="Times New Roman" w:eastAsia="Times New Roman" w:hAnsi="Times New Roman" w:cs="Times New Roman"/>
          <w:sz w:val="24"/>
          <w:szCs w:val="24"/>
        </w:rPr>
        <w:t>Kasinak</w:t>
      </w:r>
      <w:proofErr w:type="spellEnd"/>
      <w:r w:rsidRPr="4580DFBB">
        <w:rPr>
          <w:rFonts w:ascii="Times New Roman" w:eastAsia="Times New Roman" w:hAnsi="Times New Roman" w:cs="Times New Roman"/>
          <w:sz w:val="24"/>
          <w:szCs w:val="24"/>
        </w:rPr>
        <w:t xml:space="preserve"> et al 2015 and will follow J-ACESD-MAB-SOP-3949-0, Determination of Phycocyanin Using a Turner Designs Trilogy Fluorometer.</w:t>
      </w:r>
    </w:p>
    <w:p w14:paraId="0B57855C" w14:textId="32A9B6CD" w:rsidR="00583C66" w:rsidRDefault="00583C66" w:rsidP="4580DFBB">
      <w:pPr>
        <w:spacing w:after="0" w:line="240" w:lineRule="auto"/>
        <w:rPr>
          <w:rFonts w:ascii="Times New Roman" w:eastAsia="Times New Roman" w:hAnsi="Times New Roman" w:cs="Times New Roman"/>
          <w:sz w:val="24"/>
          <w:szCs w:val="24"/>
        </w:rPr>
      </w:pPr>
    </w:p>
    <w:p w14:paraId="6A73AC3C" w14:textId="756F88BB" w:rsidR="00583C66" w:rsidRDefault="6CE7496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Samples will be digested before TN/TP analysis. This digestion will follow ACESD </w:t>
      </w:r>
      <w:r w:rsidR="00B421E9" w:rsidRPr="4580DFBB">
        <w:rPr>
          <w:rFonts w:ascii="Times New Roman" w:eastAsia="Times New Roman" w:hAnsi="Times New Roman" w:cs="Times New Roman"/>
          <w:sz w:val="24"/>
          <w:szCs w:val="24"/>
        </w:rPr>
        <w:t>S</w:t>
      </w:r>
      <w:r w:rsidRPr="4580DFBB">
        <w:rPr>
          <w:rFonts w:ascii="Times New Roman" w:eastAsia="Times New Roman" w:hAnsi="Times New Roman" w:cs="Times New Roman"/>
          <w:sz w:val="24"/>
          <w:szCs w:val="24"/>
        </w:rPr>
        <w:t>OP, which is currently in development.</w:t>
      </w:r>
    </w:p>
    <w:p w14:paraId="6B16E626" w14:textId="20B8D171" w:rsidR="00583C66" w:rsidRDefault="00583C66" w:rsidP="4580DFBB">
      <w:pPr>
        <w:spacing w:after="0" w:line="240" w:lineRule="auto"/>
        <w:rPr>
          <w:rFonts w:ascii="Times New Roman" w:eastAsia="Times New Roman" w:hAnsi="Times New Roman" w:cs="Times New Roman"/>
          <w:sz w:val="24"/>
          <w:szCs w:val="24"/>
        </w:rPr>
      </w:pPr>
    </w:p>
    <w:p w14:paraId="37EA201A" w14:textId="059132E9" w:rsidR="00583C66" w:rsidRDefault="6CE7496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Nutrient (TN, TP, NO</w:t>
      </w:r>
      <w:r w:rsidRPr="00BE3989">
        <w:rPr>
          <w:rFonts w:ascii="Times New Roman" w:eastAsia="Times New Roman" w:hAnsi="Times New Roman" w:cs="Times New Roman"/>
          <w:sz w:val="24"/>
          <w:szCs w:val="24"/>
          <w:vertAlign w:val="subscript"/>
          <w:rPrChange w:id="41" w:author="Shivers, Stephen" w:date="2021-07-08T18:24:00Z">
            <w:rPr>
              <w:rFonts w:ascii="Times New Roman" w:eastAsia="Times New Roman" w:hAnsi="Times New Roman" w:cs="Times New Roman"/>
              <w:sz w:val="24"/>
              <w:szCs w:val="24"/>
            </w:rPr>
          </w:rPrChange>
        </w:rPr>
        <w:t>3</w:t>
      </w:r>
      <w:r w:rsidRPr="4580DFBB">
        <w:rPr>
          <w:rFonts w:ascii="Times New Roman" w:eastAsia="Times New Roman" w:hAnsi="Times New Roman" w:cs="Times New Roman"/>
          <w:sz w:val="24"/>
          <w:szCs w:val="24"/>
        </w:rPr>
        <w:t>, PO</w:t>
      </w:r>
      <w:r w:rsidRPr="00BE3989">
        <w:rPr>
          <w:rFonts w:ascii="Times New Roman" w:eastAsia="Times New Roman" w:hAnsi="Times New Roman" w:cs="Times New Roman"/>
          <w:sz w:val="24"/>
          <w:szCs w:val="24"/>
          <w:vertAlign w:val="subscript"/>
          <w:rPrChange w:id="42" w:author="Shivers, Stephen" w:date="2021-07-08T18:24:00Z">
            <w:rPr>
              <w:rFonts w:ascii="Times New Roman" w:eastAsia="Times New Roman" w:hAnsi="Times New Roman" w:cs="Times New Roman"/>
              <w:sz w:val="24"/>
              <w:szCs w:val="24"/>
            </w:rPr>
          </w:rPrChange>
        </w:rPr>
        <w:t>4</w:t>
      </w:r>
      <w:r w:rsidRPr="4580DFBB">
        <w:rPr>
          <w:rFonts w:ascii="Times New Roman" w:eastAsia="Times New Roman" w:hAnsi="Times New Roman" w:cs="Times New Roman"/>
          <w:sz w:val="24"/>
          <w:szCs w:val="24"/>
        </w:rPr>
        <w:t>, and NH</w:t>
      </w:r>
      <w:r w:rsidRPr="00BE3989">
        <w:rPr>
          <w:rFonts w:ascii="Times New Roman" w:eastAsia="Times New Roman" w:hAnsi="Times New Roman" w:cs="Times New Roman"/>
          <w:sz w:val="24"/>
          <w:szCs w:val="24"/>
          <w:vertAlign w:val="subscript"/>
          <w:rPrChange w:id="43" w:author="Shivers, Stephen" w:date="2021-07-08T18:24:00Z">
            <w:rPr>
              <w:rFonts w:ascii="Times New Roman" w:eastAsia="Times New Roman" w:hAnsi="Times New Roman" w:cs="Times New Roman"/>
              <w:sz w:val="24"/>
              <w:szCs w:val="24"/>
            </w:rPr>
          </w:rPrChange>
        </w:rPr>
        <w:t>4</w:t>
      </w:r>
      <w:r w:rsidRPr="4580DFBB">
        <w:rPr>
          <w:rFonts w:ascii="Times New Roman" w:eastAsia="Times New Roman" w:hAnsi="Times New Roman" w:cs="Times New Roman"/>
          <w:sz w:val="24"/>
          <w:szCs w:val="24"/>
        </w:rPr>
        <w:t>) determination will use segmented flow analysis performed on an Astoria-Pacific Micro-Segmented Flow Autoanalyzer. The following EPA standard methods will be used as guidance:</w:t>
      </w:r>
    </w:p>
    <w:p w14:paraId="24E4944B" w14:textId="73A4FA6C" w:rsidR="00583C66" w:rsidRDefault="00583C66" w:rsidP="4580DFBB">
      <w:pPr>
        <w:spacing w:after="0" w:line="240" w:lineRule="auto"/>
        <w:rPr>
          <w:rFonts w:ascii="Times New Roman" w:eastAsia="Times New Roman" w:hAnsi="Times New Roman" w:cs="Times New Roman"/>
          <w:sz w:val="24"/>
          <w:szCs w:val="24"/>
        </w:rPr>
      </w:pPr>
    </w:p>
    <w:p w14:paraId="3EE9C69A" w14:textId="0AC72419" w:rsidR="00583C66" w:rsidRDefault="6CE7496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Method 350.1 Determination of Ammonia Nitrogen</w:t>
      </w:r>
    </w:p>
    <w:p w14:paraId="240D246F" w14:textId="4926DF26" w:rsidR="00583C66" w:rsidRDefault="6CE7496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Method 353.2 Determination of Nitrate-Nitrite</w:t>
      </w:r>
    </w:p>
    <w:p w14:paraId="3F2FCED8" w14:textId="0C15BE99" w:rsidR="00583C66" w:rsidRDefault="6CE7496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Method 365.1 Determination of Phosphorus</w:t>
      </w:r>
    </w:p>
    <w:p w14:paraId="075E2594" w14:textId="2511C02C" w:rsidR="00583C66" w:rsidRDefault="00583C66" w:rsidP="4580DFBB">
      <w:pPr>
        <w:spacing w:after="0" w:line="240" w:lineRule="auto"/>
        <w:rPr>
          <w:rFonts w:ascii="Times New Roman" w:eastAsia="Times New Roman" w:hAnsi="Times New Roman" w:cs="Times New Roman"/>
          <w:sz w:val="24"/>
          <w:szCs w:val="24"/>
        </w:rPr>
      </w:pPr>
    </w:p>
    <w:p w14:paraId="3CE489EE" w14:textId="1A8CD0B0" w:rsidR="00583C66" w:rsidRDefault="6CE7496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These methods have been modified for use by the ACESD laboratory and the ACESD </w:t>
      </w:r>
      <w:r w:rsidR="746F27F4" w:rsidRPr="4580DFBB">
        <w:rPr>
          <w:rFonts w:ascii="Times New Roman" w:eastAsia="Times New Roman" w:hAnsi="Times New Roman" w:cs="Times New Roman"/>
          <w:sz w:val="24"/>
          <w:szCs w:val="24"/>
        </w:rPr>
        <w:t>S</w:t>
      </w:r>
      <w:r w:rsidRPr="4580DFBB">
        <w:rPr>
          <w:rFonts w:ascii="Times New Roman" w:eastAsia="Times New Roman" w:hAnsi="Times New Roman" w:cs="Times New Roman"/>
          <w:sz w:val="24"/>
          <w:szCs w:val="24"/>
        </w:rPr>
        <w:t>OP describes a modified procedure (J-ACESD-EMRB-SOP-3076-1, Nutrient Analysis by the Astoria-Pacific Astoria2 Micro-Segmented Flow Autoanalyzer).</w:t>
      </w:r>
    </w:p>
    <w:p w14:paraId="11A3CE83" w14:textId="00B5F12F" w:rsidR="00583C66" w:rsidRDefault="00583C66" w:rsidP="4580DFBB">
      <w:pPr>
        <w:spacing w:after="0" w:line="240" w:lineRule="auto"/>
        <w:rPr>
          <w:rFonts w:ascii="Times New Roman" w:eastAsia="Times New Roman" w:hAnsi="Times New Roman" w:cs="Times New Roman"/>
          <w:sz w:val="24"/>
          <w:szCs w:val="24"/>
        </w:rPr>
      </w:pPr>
    </w:p>
    <w:p w14:paraId="73553925" w14:textId="09D243DF" w:rsidR="00583C66" w:rsidRDefault="6CE7496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Cyanotoxin determination will use </w:t>
      </w:r>
      <w:del w:id="44" w:author="Shivers, Stephen" w:date="2021-07-08T18:24:00Z">
        <w:r w:rsidRPr="4580DFBB" w:rsidDel="00BE3989">
          <w:rPr>
            <w:rFonts w:ascii="Times New Roman" w:eastAsia="Times New Roman" w:hAnsi="Times New Roman" w:cs="Times New Roman"/>
            <w:sz w:val="24"/>
            <w:szCs w:val="24"/>
          </w:rPr>
          <w:delText>(</w:delText>
        </w:r>
      </w:del>
      <w:r w:rsidRPr="4580DFBB">
        <w:rPr>
          <w:rFonts w:ascii="Times New Roman" w:eastAsia="Times New Roman" w:hAnsi="Times New Roman" w:cs="Times New Roman"/>
          <w:sz w:val="24"/>
          <w:szCs w:val="24"/>
        </w:rPr>
        <w:t>ELISA</w:t>
      </w:r>
      <w:del w:id="45" w:author="Shivers, Stephen" w:date="2021-07-08T18:24:00Z">
        <w:r w:rsidRPr="4580DFBB" w:rsidDel="00BE3989">
          <w:rPr>
            <w:rFonts w:ascii="Times New Roman" w:eastAsia="Times New Roman" w:hAnsi="Times New Roman" w:cs="Times New Roman"/>
            <w:sz w:val="24"/>
            <w:szCs w:val="24"/>
          </w:rPr>
          <w:delText>)</w:delText>
        </w:r>
      </w:del>
      <w:r w:rsidRPr="4580DFBB">
        <w:rPr>
          <w:rFonts w:ascii="Times New Roman" w:eastAsia="Times New Roman" w:hAnsi="Times New Roman" w:cs="Times New Roman"/>
          <w:sz w:val="24"/>
          <w:szCs w:val="24"/>
        </w:rPr>
        <w:t xml:space="preserve">. Unfiltered water samples in 20 mL glass scintillation vials will undergo a freeze thaw cycle three times. After the third cycle, water will </w:t>
      </w:r>
      <w:r w:rsidRPr="4580DFBB">
        <w:rPr>
          <w:rFonts w:ascii="Times New Roman" w:eastAsia="Times New Roman" w:hAnsi="Times New Roman" w:cs="Times New Roman"/>
          <w:sz w:val="24"/>
          <w:szCs w:val="24"/>
        </w:rPr>
        <w:lastRenderedPageBreak/>
        <w:t xml:space="preserve">be filtered using a 25mm glass fiber syringe filter (1.2 </w:t>
      </w:r>
      <w:proofErr w:type="spellStart"/>
      <w:r w:rsidRPr="4580DFBB">
        <w:rPr>
          <w:rFonts w:ascii="Times New Roman" w:eastAsia="Times New Roman" w:hAnsi="Times New Roman" w:cs="Times New Roman"/>
          <w:sz w:val="24"/>
          <w:szCs w:val="24"/>
        </w:rPr>
        <w:t>μm</w:t>
      </w:r>
      <w:proofErr w:type="spellEnd"/>
      <w:r w:rsidRPr="4580DFBB">
        <w:rPr>
          <w:rFonts w:ascii="Times New Roman" w:eastAsia="Times New Roman" w:hAnsi="Times New Roman" w:cs="Times New Roman"/>
          <w:sz w:val="24"/>
          <w:szCs w:val="24"/>
        </w:rPr>
        <w:t>) and transferred to a new glass scintillation vial. The assays will proceed according to kit manufacturer instructions and EPA guidelines (EPA Method 546 and EPA 841-B-11-004).</w:t>
      </w:r>
    </w:p>
    <w:p w14:paraId="277E4418" w14:textId="77777777" w:rsidR="00E510A3" w:rsidRDefault="00E510A3" w:rsidP="4580DFBB">
      <w:pPr>
        <w:spacing w:after="0" w:line="240" w:lineRule="auto"/>
        <w:rPr>
          <w:rFonts w:ascii="Times New Roman" w:eastAsia="Times New Roman" w:hAnsi="Times New Roman" w:cs="Times New Roman"/>
          <w:sz w:val="24"/>
          <w:szCs w:val="24"/>
        </w:rPr>
      </w:pPr>
    </w:p>
    <w:p w14:paraId="4ED45CA3" w14:textId="77777777" w:rsidR="00156D8A" w:rsidRPr="00156D8A" w:rsidRDefault="00156D8A" w:rsidP="00156D8A">
      <w:pPr>
        <w:spacing w:after="0" w:line="240" w:lineRule="auto"/>
        <w:rPr>
          <w:rFonts w:ascii="Times New Roman" w:eastAsia="Times New Roman" w:hAnsi="Times New Roman" w:cs="Times New Roman"/>
          <w:sz w:val="24"/>
          <w:szCs w:val="24"/>
        </w:rPr>
      </w:pPr>
      <w:r w:rsidRPr="00156D8A">
        <w:rPr>
          <w:rFonts w:ascii="Times New Roman" w:eastAsia="Times New Roman" w:hAnsi="Times New Roman" w:cs="Times New Roman"/>
          <w:bCs/>
          <w:sz w:val="24"/>
          <w:szCs w:val="24"/>
        </w:rPr>
        <w:t xml:space="preserve">Zooplankton identification and analysis will follow the EPA National Lake Assessment methodology </w:t>
      </w:r>
      <w:r w:rsidRPr="00156D8A">
        <w:rPr>
          <w:rFonts w:ascii="Times New Roman" w:eastAsia="Times New Roman" w:hAnsi="Times New Roman" w:cs="Times New Roman"/>
          <w:sz w:val="24"/>
          <w:szCs w:val="24"/>
        </w:rPr>
        <w:t xml:space="preserve">(EPA 841-B-11-003) as well as methods described in Mack et al. 2012.  Zooplankton samples will be rinsed with DI water in an appropriately sized sieve for the sample and then rinsed into a graduated cylinder.  The cylinder will be rinsed and the total volume of water for the rinses will be recorded as the dilution volume.  Aliquots will be counted until 200 individuals of a taxa are counted or until 5 aliquots are counted.  Cladocerans will be identified to genus and copepods to order.  </w:t>
      </w:r>
    </w:p>
    <w:p w14:paraId="177C4E17" w14:textId="16CC7757" w:rsidR="00156D8A" w:rsidRDefault="00156D8A" w:rsidP="4580DFBB">
      <w:pPr>
        <w:spacing w:after="0" w:line="240" w:lineRule="auto"/>
        <w:rPr>
          <w:rFonts w:ascii="Times New Roman" w:eastAsia="Times New Roman" w:hAnsi="Times New Roman" w:cs="Times New Roman"/>
          <w:sz w:val="24"/>
          <w:szCs w:val="24"/>
        </w:rPr>
      </w:pPr>
    </w:p>
    <w:p w14:paraId="3D0AF3D0" w14:textId="7E9BCC82" w:rsidR="00156D8A" w:rsidRDefault="00156D8A" w:rsidP="4580DFB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phytoplankton counting method is in development and will be added when completed.</w:t>
      </w:r>
    </w:p>
    <w:p w14:paraId="3A0182C0" w14:textId="77777777" w:rsidR="00156D8A" w:rsidRDefault="00156D8A" w:rsidP="4580DFBB">
      <w:pPr>
        <w:spacing w:after="0" w:line="240" w:lineRule="auto"/>
        <w:rPr>
          <w:rFonts w:ascii="Times New Roman" w:eastAsia="Times New Roman" w:hAnsi="Times New Roman" w:cs="Times New Roman"/>
          <w:sz w:val="24"/>
          <w:szCs w:val="24"/>
        </w:rPr>
      </w:pPr>
    </w:p>
    <w:p w14:paraId="52740644" w14:textId="77777777" w:rsidR="00725516" w:rsidRDefault="00725516" w:rsidP="4580DFBB">
      <w:pPr>
        <w:pStyle w:val="Heading2"/>
        <w:rPr>
          <w:rFonts w:ascii="Times New Roman" w:hAnsi="Times New Roman"/>
          <w:sz w:val="24"/>
          <w:szCs w:val="24"/>
        </w:rPr>
      </w:pPr>
      <w:bookmarkStart w:id="46" w:name="_Toc531072418"/>
      <w:r w:rsidRPr="4580DFBB">
        <w:rPr>
          <w:rFonts w:ascii="Times New Roman" w:hAnsi="Times New Roman"/>
          <w:sz w:val="24"/>
          <w:szCs w:val="24"/>
        </w:rPr>
        <w:t>B5. Quality Control</w:t>
      </w:r>
      <w:bookmarkEnd w:id="46"/>
    </w:p>
    <w:p w14:paraId="48213A0A" w14:textId="1C18708E" w:rsidR="00725516" w:rsidRDefault="00725516" w:rsidP="4580DFBB">
      <w:pPr>
        <w:spacing w:after="0" w:line="240" w:lineRule="auto"/>
        <w:rPr>
          <w:rFonts w:ascii="Times New Roman" w:eastAsia="Times New Roman" w:hAnsi="Times New Roman" w:cs="Times New Roman"/>
          <w:sz w:val="24"/>
          <w:szCs w:val="24"/>
        </w:rPr>
      </w:pPr>
    </w:p>
    <w:p w14:paraId="3DBC7B95" w14:textId="711A9F1B" w:rsidR="00725516" w:rsidRPr="0021394E" w:rsidRDefault="7F3855BF"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Field blanks will be </w:t>
      </w:r>
      <w:r w:rsidR="00B421E9" w:rsidRPr="4580DFBB">
        <w:rPr>
          <w:rFonts w:ascii="Times New Roman" w:eastAsia="Times New Roman" w:hAnsi="Times New Roman" w:cs="Times New Roman"/>
          <w:sz w:val="24"/>
          <w:szCs w:val="24"/>
        </w:rPr>
        <w:t>filtered</w:t>
      </w:r>
      <w:r w:rsidRPr="4580DFBB">
        <w:rPr>
          <w:rFonts w:ascii="Times New Roman" w:eastAsia="Times New Roman" w:hAnsi="Times New Roman" w:cs="Times New Roman"/>
          <w:sz w:val="24"/>
          <w:szCs w:val="24"/>
        </w:rPr>
        <w:t xml:space="preserve"> for all fluorometric analyses.  QC checks, such as spikes and duplicates, are integral to ensuring data integrity and will be used whenever possible. QC checks are method dependent and are discussed in detail in the methods listed in the appendix.</w:t>
      </w:r>
    </w:p>
    <w:p w14:paraId="02DDD6D4" w14:textId="408E8A35" w:rsidR="00E510A3" w:rsidRDefault="00E510A3" w:rsidP="4580DFBB">
      <w:pPr>
        <w:spacing w:after="0" w:line="240" w:lineRule="auto"/>
        <w:rPr>
          <w:rFonts w:ascii="Times New Roman" w:eastAsia="Times New Roman" w:hAnsi="Times New Roman" w:cs="Times New Roman"/>
          <w:sz w:val="24"/>
          <w:szCs w:val="24"/>
        </w:rPr>
      </w:pPr>
    </w:p>
    <w:p w14:paraId="13873260" w14:textId="1C799518" w:rsidR="00725516" w:rsidRDefault="00725516" w:rsidP="4580DFBB">
      <w:pPr>
        <w:pStyle w:val="Heading2"/>
        <w:rPr>
          <w:rFonts w:ascii="Times New Roman" w:hAnsi="Times New Roman"/>
          <w:sz w:val="24"/>
          <w:szCs w:val="24"/>
        </w:rPr>
      </w:pPr>
      <w:bookmarkStart w:id="47" w:name="_Toc531072419"/>
      <w:r w:rsidRPr="4580DFBB">
        <w:rPr>
          <w:rFonts w:ascii="Times New Roman" w:hAnsi="Times New Roman"/>
          <w:sz w:val="24"/>
          <w:szCs w:val="24"/>
        </w:rPr>
        <w:t>B6</w:t>
      </w:r>
      <w:r w:rsidR="00D23CE0" w:rsidRPr="4580DFBB">
        <w:rPr>
          <w:rFonts w:ascii="Times New Roman" w:hAnsi="Times New Roman"/>
          <w:sz w:val="24"/>
          <w:szCs w:val="24"/>
        </w:rPr>
        <w:t>/B7</w:t>
      </w:r>
      <w:r w:rsidRPr="4580DFBB">
        <w:rPr>
          <w:rFonts w:ascii="Times New Roman" w:hAnsi="Times New Roman"/>
          <w:sz w:val="24"/>
          <w:szCs w:val="24"/>
        </w:rPr>
        <w:t>. Instrument/Equipment Calibration, Testing, Inspection, Maintenance</w:t>
      </w:r>
      <w:bookmarkEnd w:id="47"/>
    </w:p>
    <w:p w14:paraId="44A43890" w14:textId="4A762247" w:rsidR="00725516" w:rsidRDefault="00725516" w:rsidP="4580DFBB">
      <w:pPr>
        <w:spacing w:after="0" w:line="240" w:lineRule="auto"/>
        <w:rPr>
          <w:rFonts w:ascii="Times New Roman" w:eastAsia="Times New Roman" w:hAnsi="Times New Roman" w:cs="Times New Roman"/>
          <w:sz w:val="24"/>
          <w:szCs w:val="24"/>
        </w:rPr>
      </w:pPr>
    </w:p>
    <w:p w14:paraId="3D191849" w14:textId="4E8B0A5A" w:rsidR="00BB5683" w:rsidRDefault="602F57A1"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All analytical equipment </w:t>
      </w:r>
      <w:r w:rsidR="005A6029">
        <w:rPr>
          <w:rFonts w:ascii="Times New Roman" w:eastAsia="Times New Roman" w:hAnsi="Times New Roman" w:cs="Times New Roman"/>
          <w:sz w:val="24"/>
          <w:szCs w:val="24"/>
        </w:rPr>
        <w:t>(</w:t>
      </w:r>
      <w:r w:rsidRPr="4580DFBB">
        <w:rPr>
          <w:rFonts w:ascii="Times New Roman" w:eastAsia="Times New Roman" w:hAnsi="Times New Roman" w:cs="Times New Roman"/>
          <w:sz w:val="24"/>
          <w:szCs w:val="24"/>
        </w:rPr>
        <w:t>flow</w:t>
      </w:r>
      <w:r w:rsidR="005A6029">
        <w:rPr>
          <w:rFonts w:ascii="Times New Roman" w:eastAsia="Times New Roman" w:hAnsi="Times New Roman" w:cs="Times New Roman"/>
          <w:sz w:val="24"/>
          <w:szCs w:val="24"/>
        </w:rPr>
        <w:t xml:space="preserve"> injection</w:t>
      </w:r>
      <w:r w:rsidRPr="4580DFBB">
        <w:rPr>
          <w:rFonts w:ascii="Times New Roman" w:eastAsia="Times New Roman" w:hAnsi="Times New Roman" w:cs="Times New Roman"/>
          <w:sz w:val="24"/>
          <w:szCs w:val="24"/>
        </w:rPr>
        <w:t xml:space="preserve"> autoanalyzer, fluorometer, and microplate reader), sondes, pipettes, and balances are maintained in accordance with manufacturer standards by ACESD. The Secchi disk will be inspected for proper rope attachment before each use.</w:t>
      </w:r>
      <w:r w:rsidR="00EA215B">
        <w:rPr>
          <w:rFonts w:ascii="Times New Roman" w:eastAsia="Times New Roman" w:hAnsi="Times New Roman" w:cs="Times New Roman"/>
          <w:sz w:val="24"/>
          <w:szCs w:val="24"/>
        </w:rPr>
        <w:t xml:space="preserve"> </w:t>
      </w:r>
      <w:r w:rsidR="00EA215B" w:rsidRPr="00EA215B">
        <w:rPr>
          <w:rFonts w:ascii="Times New Roman" w:eastAsia="Times New Roman" w:hAnsi="Times New Roman" w:cs="Times New Roman"/>
          <w:sz w:val="24"/>
          <w:szCs w:val="24"/>
        </w:rPr>
        <w:t>Fluorometer accuracy will be assessed before each sample run using a secondary solid calibration standard. Other analytical equipment will be calibrated before each sample run by the designated operator at ACESD.</w:t>
      </w:r>
    </w:p>
    <w:p w14:paraId="2DBBBD28" w14:textId="3BD7183C" w:rsidR="41BFB53C" w:rsidRDefault="41BFB53C" w:rsidP="4580DFBB">
      <w:pPr>
        <w:spacing w:after="0" w:line="240" w:lineRule="auto"/>
        <w:rPr>
          <w:rFonts w:ascii="Times New Roman" w:eastAsia="Times New Roman" w:hAnsi="Times New Roman" w:cs="Times New Roman"/>
          <w:sz w:val="24"/>
          <w:szCs w:val="24"/>
        </w:rPr>
      </w:pPr>
    </w:p>
    <w:p w14:paraId="1B9A5241" w14:textId="46331878" w:rsidR="00EA215B" w:rsidRDefault="005A6029" w:rsidP="005A602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EA215B" w:rsidRPr="00EA215B">
        <w:rPr>
          <w:rFonts w:ascii="Times New Roman" w:eastAsia="Times New Roman" w:hAnsi="Times New Roman" w:cs="Times New Roman"/>
          <w:sz w:val="24"/>
          <w:szCs w:val="24"/>
        </w:rPr>
        <w:t>YSI mul</w:t>
      </w:r>
      <w:r w:rsidR="00EA215B">
        <w:rPr>
          <w:rFonts w:ascii="Times New Roman" w:eastAsia="Times New Roman" w:hAnsi="Times New Roman" w:cs="Times New Roman"/>
          <w:sz w:val="24"/>
          <w:szCs w:val="24"/>
        </w:rPr>
        <w:t>tiparameter sondes</w:t>
      </w:r>
      <w:r w:rsidR="602F57A1" w:rsidRPr="00EA215B">
        <w:rPr>
          <w:rFonts w:ascii="Times New Roman" w:eastAsia="Times New Roman" w:hAnsi="Times New Roman" w:cs="Times New Roman"/>
          <w:sz w:val="24"/>
          <w:szCs w:val="24"/>
        </w:rPr>
        <w:t xml:space="preserve"> will be calibrated</w:t>
      </w:r>
      <w:r w:rsidR="00EA215B">
        <w:rPr>
          <w:rFonts w:ascii="Times New Roman" w:eastAsia="Times New Roman" w:hAnsi="Times New Roman" w:cs="Times New Roman"/>
          <w:sz w:val="24"/>
          <w:szCs w:val="24"/>
        </w:rPr>
        <w:t xml:space="preserve"> </w:t>
      </w:r>
      <w:r w:rsidR="602F57A1" w:rsidRPr="00EA215B">
        <w:rPr>
          <w:rFonts w:ascii="Times New Roman" w:eastAsia="Times New Roman" w:hAnsi="Times New Roman" w:cs="Times New Roman"/>
          <w:sz w:val="24"/>
          <w:szCs w:val="24"/>
        </w:rPr>
        <w:t xml:space="preserve">with known standards and checked before each </w:t>
      </w:r>
      <w:r w:rsidR="00EA215B">
        <w:rPr>
          <w:rFonts w:ascii="Times New Roman" w:eastAsia="Times New Roman" w:hAnsi="Times New Roman" w:cs="Times New Roman"/>
          <w:sz w:val="24"/>
          <w:szCs w:val="24"/>
        </w:rPr>
        <w:t xml:space="preserve">use.  The handheld and </w:t>
      </w:r>
      <w:proofErr w:type="spellStart"/>
      <w:r w:rsidR="00EA215B">
        <w:rPr>
          <w:rFonts w:ascii="Times New Roman" w:eastAsia="Times New Roman" w:hAnsi="Times New Roman" w:cs="Times New Roman"/>
          <w:sz w:val="24"/>
          <w:szCs w:val="24"/>
        </w:rPr>
        <w:t>FLAMe</w:t>
      </w:r>
      <w:proofErr w:type="spellEnd"/>
      <w:r w:rsidR="00EA215B">
        <w:rPr>
          <w:rFonts w:ascii="Times New Roman" w:eastAsia="Times New Roman" w:hAnsi="Times New Roman" w:cs="Times New Roman"/>
          <w:sz w:val="24"/>
          <w:szCs w:val="24"/>
        </w:rPr>
        <w:t xml:space="preserve"> mounted sonde will be calibrated prior to each sampling trip. </w:t>
      </w:r>
      <w:r w:rsidR="00EA215B" w:rsidRPr="00EA215B">
        <w:rPr>
          <w:rFonts w:ascii="Times New Roman" w:eastAsia="Times New Roman" w:hAnsi="Times New Roman" w:cs="Times New Roman"/>
          <w:sz w:val="24"/>
          <w:szCs w:val="24"/>
        </w:rPr>
        <w:t xml:space="preserve">The buoys will be deployed from May/June through November/December and thus can be calibrated only prior to initial deployment.  </w:t>
      </w:r>
      <w:r w:rsidR="00EA215B">
        <w:rPr>
          <w:rFonts w:ascii="Times New Roman" w:eastAsia="Times New Roman" w:hAnsi="Times New Roman" w:cs="Times New Roman"/>
          <w:sz w:val="24"/>
          <w:szCs w:val="24"/>
        </w:rPr>
        <w:t>Since the buoy mounted sondes will be calibrated only once, they will be checked for drift with a calibrated handheld sonde.</w:t>
      </w:r>
      <w:r w:rsidR="002F1DDF">
        <w:rPr>
          <w:rFonts w:ascii="Times New Roman" w:eastAsia="Times New Roman" w:hAnsi="Times New Roman" w:cs="Times New Roman"/>
          <w:sz w:val="24"/>
          <w:szCs w:val="24"/>
        </w:rPr>
        <w:t xml:space="preserve"> </w:t>
      </w:r>
      <w:r w:rsidR="002F1DDF" w:rsidRPr="00D74A4E">
        <w:rPr>
          <w:rFonts w:ascii="Times New Roman" w:eastAsia="Times New Roman" w:hAnsi="Times New Roman" w:cs="Times New Roman"/>
          <w:sz w:val="24"/>
          <w:szCs w:val="24"/>
        </w:rPr>
        <w:t>Additionally</w:t>
      </w:r>
      <w:r w:rsidR="00124E33" w:rsidRPr="00D74A4E">
        <w:rPr>
          <w:rFonts w:ascii="Times New Roman" w:eastAsia="Times New Roman" w:hAnsi="Times New Roman" w:cs="Times New Roman"/>
          <w:sz w:val="24"/>
          <w:szCs w:val="24"/>
        </w:rPr>
        <w:t>,</w:t>
      </w:r>
      <w:r w:rsidR="002F1DDF" w:rsidRPr="00D74A4E">
        <w:rPr>
          <w:rFonts w:ascii="Times New Roman" w:eastAsia="Times New Roman" w:hAnsi="Times New Roman" w:cs="Times New Roman"/>
          <w:sz w:val="24"/>
          <w:szCs w:val="24"/>
        </w:rPr>
        <w:t xml:space="preserve"> we will re</w:t>
      </w:r>
      <w:r w:rsidR="00124E33" w:rsidRPr="00D74A4E">
        <w:rPr>
          <w:rFonts w:ascii="Times New Roman" w:eastAsia="Times New Roman" w:hAnsi="Times New Roman" w:cs="Times New Roman"/>
          <w:sz w:val="24"/>
          <w:szCs w:val="24"/>
        </w:rPr>
        <w:t xml:space="preserve">place EXO2 sondes </w:t>
      </w:r>
      <w:r w:rsidR="00E61B84" w:rsidRPr="00D74A4E">
        <w:rPr>
          <w:rFonts w:ascii="Times New Roman" w:eastAsia="Times New Roman" w:hAnsi="Times New Roman" w:cs="Times New Roman"/>
          <w:sz w:val="24"/>
          <w:szCs w:val="24"/>
        </w:rPr>
        <w:t xml:space="preserve">on the buoys </w:t>
      </w:r>
      <w:r w:rsidR="00124E33" w:rsidRPr="00D74A4E">
        <w:rPr>
          <w:rFonts w:ascii="Times New Roman" w:eastAsia="Times New Roman" w:hAnsi="Times New Roman" w:cs="Times New Roman"/>
          <w:sz w:val="24"/>
          <w:szCs w:val="24"/>
        </w:rPr>
        <w:t xml:space="preserve">with freshly </w:t>
      </w:r>
      <w:r w:rsidR="002F1DDF" w:rsidRPr="00D74A4E">
        <w:rPr>
          <w:rFonts w:ascii="Times New Roman" w:eastAsia="Times New Roman" w:hAnsi="Times New Roman" w:cs="Times New Roman"/>
          <w:sz w:val="24"/>
          <w:szCs w:val="24"/>
        </w:rPr>
        <w:t>calibrate</w:t>
      </w:r>
      <w:r w:rsidR="00124E33" w:rsidRPr="00D74A4E">
        <w:rPr>
          <w:rFonts w:ascii="Times New Roman" w:eastAsia="Times New Roman" w:hAnsi="Times New Roman" w:cs="Times New Roman"/>
          <w:sz w:val="24"/>
          <w:szCs w:val="24"/>
        </w:rPr>
        <w:t>d sondes</w:t>
      </w:r>
      <w:r w:rsidR="002F1DDF" w:rsidRPr="00D74A4E">
        <w:rPr>
          <w:rFonts w:ascii="Times New Roman" w:eastAsia="Times New Roman" w:hAnsi="Times New Roman" w:cs="Times New Roman"/>
          <w:sz w:val="24"/>
          <w:szCs w:val="24"/>
        </w:rPr>
        <w:t xml:space="preserve"> </w:t>
      </w:r>
      <w:r w:rsidR="00E61B84">
        <w:rPr>
          <w:rFonts w:ascii="Times New Roman" w:eastAsia="Times New Roman" w:hAnsi="Times New Roman" w:cs="Times New Roman"/>
          <w:sz w:val="24"/>
          <w:szCs w:val="24"/>
        </w:rPr>
        <w:t>if the handheld sonde is showing greater tha</w:t>
      </w:r>
      <w:r w:rsidR="00D74A4E">
        <w:rPr>
          <w:rFonts w:ascii="Times New Roman" w:eastAsia="Times New Roman" w:hAnsi="Times New Roman" w:cs="Times New Roman"/>
          <w:sz w:val="24"/>
          <w:szCs w:val="24"/>
        </w:rPr>
        <w:t>n</w:t>
      </w:r>
      <w:r w:rsidR="00E61B84">
        <w:rPr>
          <w:rFonts w:ascii="Times New Roman" w:eastAsia="Times New Roman" w:hAnsi="Times New Roman" w:cs="Times New Roman"/>
          <w:sz w:val="24"/>
          <w:szCs w:val="24"/>
        </w:rPr>
        <w:t xml:space="preserve"> 20% deviation</w:t>
      </w:r>
      <w:r w:rsidR="00D74A4E">
        <w:rPr>
          <w:rFonts w:ascii="Times New Roman" w:eastAsia="Times New Roman" w:hAnsi="Times New Roman" w:cs="Times New Roman"/>
          <w:sz w:val="24"/>
          <w:szCs w:val="24"/>
        </w:rPr>
        <w:t xml:space="preserve"> from the buoy sonde. </w:t>
      </w:r>
      <w:commentRangeStart w:id="48"/>
      <w:commentRangeStart w:id="49"/>
      <w:del w:id="50" w:author="Shivers, Stephen" w:date="2021-07-08T15:58:00Z">
        <w:r w:rsidR="00D74A4E" w:rsidDel="002C6BA2">
          <w:rPr>
            <w:rFonts w:ascii="Times New Roman" w:eastAsia="Times New Roman" w:hAnsi="Times New Roman" w:cs="Times New Roman"/>
            <w:sz w:val="24"/>
            <w:szCs w:val="24"/>
          </w:rPr>
          <w:delText>Table with sensor specific deviation?</w:delText>
        </w:r>
        <w:commentRangeEnd w:id="48"/>
        <w:r w:rsidR="004A577B" w:rsidDel="002C6BA2">
          <w:rPr>
            <w:rStyle w:val="CommentReference"/>
          </w:rPr>
          <w:commentReference w:id="48"/>
        </w:r>
        <w:commentRangeEnd w:id="49"/>
        <w:r w:rsidR="002C6BA2" w:rsidDel="002C6BA2">
          <w:rPr>
            <w:rStyle w:val="CommentReference"/>
          </w:rPr>
          <w:commentReference w:id="49"/>
        </w:r>
      </w:del>
    </w:p>
    <w:p w14:paraId="679419DF" w14:textId="77777777" w:rsidR="00E31CAE" w:rsidRDefault="00E31CAE" w:rsidP="4580DFBB">
      <w:pPr>
        <w:pStyle w:val="Heading2"/>
        <w:rPr>
          <w:rFonts w:ascii="Times New Roman" w:hAnsi="Times New Roman"/>
          <w:sz w:val="24"/>
          <w:szCs w:val="24"/>
        </w:rPr>
      </w:pPr>
      <w:bookmarkStart w:id="51" w:name="_Toc531072420"/>
    </w:p>
    <w:p w14:paraId="7A4AF934" w14:textId="1100D265" w:rsidR="001B116C" w:rsidRDefault="003A4366" w:rsidP="4580DFBB">
      <w:pPr>
        <w:pStyle w:val="Heading2"/>
        <w:rPr>
          <w:rFonts w:ascii="Times New Roman" w:hAnsi="Times New Roman"/>
          <w:sz w:val="24"/>
          <w:szCs w:val="24"/>
        </w:rPr>
      </w:pPr>
      <w:r w:rsidRPr="4580DFBB">
        <w:rPr>
          <w:rFonts w:ascii="Times New Roman" w:hAnsi="Times New Roman"/>
          <w:sz w:val="24"/>
          <w:szCs w:val="24"/>
        </w:rPr>
        <w:t>B</w:t>
      </w:r>
      <w:r w:rsidR="00D23CE0" w:rsidRPr="4580DFBB">
        <w:rPr>
          <w:rFonts w:ascii="Times New Roman" w:hAnsi="Times New Roman"/>
          <w:sz w:val="24"/>
          <w:szCs w:val="24"/>
        </w:rPr>
        <w:t>8</w:t>
      </w:r>
      <w:r w:rsidRPr="4580DFBB">
        <w:rPr>
          <w:rFonts w:ascii="Times New Roman" w:hAnsi="Times New Roman"/>
          <w:sz w:val="24"/>
          <w:szCs w:val="24"/>
        </w:rPr>
        <w:t>. Inspection/Acceptance of Supplies and Consumables</w:t>
      </w:r>
      <w:bookmarkEnd w:id="51"/>
    </w:p>
    <w:p w14:paraId="691BE278" w14:textId="12E8096E" w:rsidR="003A4366" w:rsidRDefault="003A4366" w:rsidP="4580DFBB">
      <w:pPr>
        <w:spacing w:after="0" w:line="240" w:lineRule="auto"/>
        <w:rPr>
          <w:rFonts w:ascii="Times New Roman" w:eastAsia="Times New Roman" w:hAnsi="Times New Roman" w:cs="Times New Roman"/>
          <w:sz w:val="24"/>
          <w:szCs w:val="24"/>
        </w:rPr>
      </w:pPr>
    </w:p>
    <w:p w14:paraId="0A40B231" w14:textId="5D1DEFDA" w:rsidR="003A4366" w:rsidRDefault="10520E54"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All research team members are responsible for ensuring all necessary supplies and consumables (i.e. pH buffers and conductivity standards) are available when needed</w:t>
      </w:r>
      <w:r w:rsidR="00E31CAE">
        <w:rPr>
          <w:rFonts w:ascii="Times New Roman" w:eastAsia="Times New Roman" w:hAnsi="Times New Roman" w:cs="Times New Roman"/>
          <w:sz w:val="24"/>
          <w:szCs w:val="24"/>
        </w:rPr>
        <w:t xml:space="preserve"> and in an acceptable condition</w:t>
      </w:r>
      <w:r w:rsidRPr="4580DFBB">
        <w:rPr>
          <w:rFonts w:ascii="Times New Roman" w:eastAsia="Times New Roman" w:hAnsi="Times New Roman" w:cs="Times New Roman"/>
          <w:sz w:val="24"/>
          <w:szCs w:val="24"/>
        </w:rPr>
        <w:t>.</w:t>
      </w:r>
    </w:p>
    <w:p w14:paraId="6CF76925" w14:textId="77777777" w:rsidR="003A4366" w:rsidRDefault="003A4366" w:rsidP="4580DFBB">
      <w:pPr>
        <w:spacing w:after="0" w:line="240" w:lineRule="auto"/>
        <w:rPr>
          <w:rFonts w:ascii="Times New Roman" w:eastAsia="Times New Roman" w:hAnsi="Times New Roman" w:cs="Times New Roman"/>
          <w:sz w:val="24"/>
          <w:szCs w:val="24"/>
        </w:rPr>
      </w:pPr>
    </w:p>
    <w:p w14:paraId="294734B5" w14:textId="6E356C47" w:rsidR="001B116C" w:rsidRDefault="001B116C" w:rsidP="4580DFBB">
      <w:pPr>
        <w:pStyle w:val="Heading2"/>
        <w:rPr>
          <w:rFonts w:ascii="Times New Roman" w:hAnsi="Times New Roman"/>
          <w:sz w:val="24"/>
          <w:szCs w:val="24"/>
        </w:rPr>
      </w:pPr>
      <w:bookmarkStart w:id="52" w:name="_Toc531072421"/>
      <w:r w:rsidRPr="4580DFBB">
        <w:rPr>
          <w:rFonts w:ascii="Times New Roman" w:hAnsi="Times New Roman"/>
          <w:sz w:val="24"/>
          <w:szCs w:val="24"/>
        </w:rPr>
        <w:t>B</w:t>
      </w:r>
      <w:r w:rsidR="00D23CE0" w:rsidRPr="4580DFBB">
        <w:rPr>
          <w:rFonts w:ascii="Times New Roman" w:hAnsi="Times New Roman"/>
          <w:sz w:val="24"/>
          <w:szCs w:val="24"/>
        </w:rPr>
        <w:t>9</w:t>
      </w:r>
      <w:r w:rsidRPr="4580DFBB">
        <w:rPr>
          <w:rFonts w:ascii="Times New Roman" w:hAnsi="Times New Roman"/>
          <w:sz w:val="24"/>
          <w:szCs w:val="24"/>
        </w:rPr>
        <w:t>. Non-direct Measurements</w:t>
      </w:r>
      <w:bookmarkEnd w:id="52"/>
    </w:p>
    <w:p w14:paraId="2BBDBE20" w14:textId="77777777" w:rsidR="001B116C" w:rsidRDefault="001B116C" w:rsidP="4580DFBB">
      <w:pPr>
        <w:spacing w:after="0" w:line="240" w:lineRule="auto"/>
        <w:rPr>
          <w:rFonts w:ascii="Times New Roman" w:eastAsia="Times New Roman" w:hAnsi="Times New Roman" w:cs="Times New Roman"/>
          <w:sz w:val="24"/>
          <w:szCs w:val="24"/>
        </w:rPr>
      </w:pPr>
    </w:p>
    <w:p w14:paraId="29339836" w14:textId="1A47E7F9" w:rsidR="001B116C" w:rsidRDefault="00E31CAE" w:rsidP="4580DFB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Hamblin</w:t>
      </w:r>
      <w:r w:rsidR="48905D21" w:rsidRPr="4580DFBB">
        <w:rPr>
          <w:rFonts w:ascii="Times New Roman" w:eastAsia="Times New Roman" w:hAnsi="Times New Roman" w:cs="Times New Roman"/>
          <w:sz w:val="24"/>
          <w:szCs w:val="24"/>
        </w:rPr>
        <w:t xml:space="preserve"> and Shubael Pond</w:t>
      </w:r>
      <w:r>
        <w:rPr>
          <w:rFonts w:ascii="Times New Roman" w:eastAsia="Times New Roman" w:hAnsi="Times New Roman" w:cs="Times New Roman"/>
          <w:sz w:val="24"/>
          <w:szCs w:val="24"/>
        </w:rPr>
        <w:t>s</w:t>
      </w:r>
      <w:r w:rsidR="48905D21" w:rsidRPr="4580DFBB">
        <w:rPr>
          <w:rFonts w:ascii="Times New Roman" w:eastAsia="Times New Roman" w:hAnsi="Times New Roman" w:cs="Times New Roman"/>
          <w:sz w:val="24"/>
          <w:szCs w:val="24"/>
        </w:rPr>
        <w:t xml:space="preserve"> ha</w:t>
      </w:r>
      <w:r>
        <w:rPr>
          <w:rFonts w:ascii="Times New Roman" w:eastAsia="Times New Roman" w:hAnsi="Times New Roman" w:cs="Times New Roman"/>
          <w:sz w:val="24"/>
          <w:szCs w:val="24"/>
        </w:rPr>
        <w:t>ve</w:t>
      </w:r>
      <w:r w:rsidR="48905D21" w:rsidRPr="4580DFBB">
        <w:rPr>
          <w:rFonts w:ascii="Times New Roman" w:eastAsia="Times New Roman" w:hAnsi="Times New Roman" w:cs="Times New Roman"/>
          <w:sz w:val="24"/>
          <w:szCs w:val="24"/>
        </w:rPr>
        <w:t xml:space="preserve"> been monitored</w:t>
      </w:r>
      <w:r>
        <w:rPr>
          <w:rFonts w:ascii="Times New Roman" w:eastAsia="Times New Roman" w:hAnsi="Times New Roman" w:cs="Times New Roman"/>
          <w:sz w:val="24"/>
          <w:szCs w:val="24"/>
        </w:rPr>
        <w:t xml:space="preserve"> in the past by various organizations (e.g. </w:t>
      </w:r>
      <w:r w:rsidR="07354253" w:rsidRPr="4580DFBB">
        <w:rPr>
          <w:rFonts w:ascii="Times New Roman" w:eastAsia="Times New Roman" w:hAnsi="Times New Roman" w:cs="Times New Roman"/>
          <w:sz w:val="24"/>
          <w:szCs w:val="24"/>
        </w:rPr>
        <w:t>Town of Barnstable</w:t>
      </w:r>
      <w:r>
        <w:rPr>
          <w:rFonts w:ascii="Times New Roman" w:eastAsia="Times New Roman" w:hAnsi="Times New Roman" w:cs="Times New Roman"/>
          <w:sz w:val="24"/>
          <w:szCs w:val="24"/>
        </w:rPr>
        <w:t>, Barnstable Clean Water Coalition, Association to Protect Cape Cod, and UMASS-Dartmouth)</w:t>
      </w:r>
      <w:r w:rsidR="07354253" w:rsidRPr="4580DFB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Best available d</w:t>
      </w:r>
      <w:r w:rsidR="07354253" w:rsidRPr="4580DFBB">
        <w:rPr>
          <w:rFonts w:ascii="Times New Roman" w:eastAsia="Times New Roman" w:hAnsi="Times New Roman" w:cs="Times New Roman"/>
          <w:sz w:val="24"/>
          <w:szCs w:val="24"/>
        </w:rPr>
        <w:t>ata will be used as historical context and to aid in data interpretation.</w:t>
      </w:r>
    </w:p>
    <w:p w14:paraId="3B630724" w14:textId="77777777" w:rsidR="001B116C" w:rsidRDefault="001B116C" w:rsidP="4580DFBB">
      <w:pPr>
        <w:spacing w:after="0" w:line="240" w:lineRule="auto"/>
        <w:rPr>
          <w:rFonts w:ascii="Times New Roman" w:eastAsia="Times New Roman" w:hAnsi="Times New Roman" w:cs="Times New Roman"/>
          <w:sz w:val="24"/>
          <w:szCs w:val="24"/>
        </w:rPr>
      </w:pPr>
    </w:p>
    <w:p w14:paraId="6115BA68" w14:textId="096F30AF" w:rsidR="001B116C" w:rsidRDefault="00935732" w:rsidP="4580DFBB">
      <w:pPr>
        <w:pStyle w:val="Heading2"/>
        <w:rPr>
          <w:rFonts w:ascii="Times New Roman" w:hAnsi="Times New Roman"/>
          <w:sz w:val="24"/>
          <w:szCs w:val="24"/>
        </w:rPr>
      </w:pPr>
      <w:bookmarkStart w:id="53" w:name="_Toc531072422"/>
      <w:r w:rsidRPr="4580DFBB">
        <w:rPr>
          <w:rFonts w:ascii="Times New Roman" w:hAnsi="Times New Roman"/>
          <w:sz w:val="24"/>
          <w:szCs w:val="24"/>
        </w:rPr>
        <w:t>B</w:t>
      </w:r>
      <w:r w:rsidR="00D23CE0" w:rsidRPr="4580DFBB">
        <w:rPr>
          <w:rFonts w:ascii="Times New Roman" w:hAnsi="Times New Roman"/>
          <w:sz w:val="24"/>
          <w:szCs w:val="24"/>
        </w:rPr>
        <w:t>10</w:t>
      </w:r>
      <w:r w:rsidRPr="4580DFBB">
        <w:rPr>
          <w:rFonts w:ascii="Times New Roman" w:hAnsi="Times New Roman"/>
          <w:sz w:val="24"/>
          <w:szCs w:val="24"/>
        </w:rPr>
        <w:t>. Data Management</w:t>
      </w:r>
      <w:bookmarkEnd w:id="53"/>
    </w:p>
    <w:p w14:paraId="4776C82A" w14:textId="77777777" w:rsidR="00252D29" w:rsidRDefault="00252D29" w:rsidP="4580DFBB">
      <w:pPr>
        <w:spacing w:after="0" w:line="240" w:lineRule="auto"/>
        <w:rPr>
          <w:rFonts w:ascii="Times New Roman" w:eastAsia="Times New Roman" w:hAnsi="Times New Roman" w:cs="Times New Roman"/>
          <w:sz w:val="24"/>
          <w:szCs w:val="24"/>
        </w:rPr>
      </w:pPr>
    </w:p>
    <w:p w14:paraId="003EC239" w14:textId="128CFF08" w:rsidR="00252D29" w:rsidRPr="00252D29" w:rsidRDefault="00252D29"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All </w:t>
      </w:r>
      <w:r w:rsidR="00E31CAE">
        <w:rPr>
          <w:rFonts w:ascii="Times New Roman" w:eastAsia="Times New Roman" w:hAnsi="Times New Roman" w:cs="Times New Roman"/>
          <w:sz w:val="24"/>
          <w:szCs w:val="24"/>
        </w:rPr>
        <w:t xml:space="preserve">manual </w:t>
      </w:r>
      <w:r w:rsidRPr="4580DFBB">
        <w:rPr>
          <w:rFonts w:ascii="Times New Roman" w:eastAsia="Times New Roman" w:hAnsi="Times New Roman" w:cs="Times New Roman"/>
          <w:sz w:val="24"/>
          <w:szCs w:val="24"/>
        </w:rPr>
        <w:t>field data will be recorded on Rite-In-The-Rain paper to prevent reduced legibility from contact with water</w:t>
      </w:r>
      <w:r w:rsidR="00E31CAE">
        <w:rPr>
          <w:rFonts w:ascii="Times New Roman" w:eastAsia="Times New Roman" w:hAnsi="Times New Roman" w:cs="Times New Roman"/>
          <w:sz w:val="24"/>
          <w:szCs w:val="24"/>
        </w:rPr>
        <w:t xml:space="preserve"> and</w:t>
      </w:r>
      <w:r w:rsidRPr="4580DFBB">
        <w:rPr>
          <w:rFonts w:ascii="Times New Roman" w:eastAsia="Times New Roman" w:hAnsi="Times New Roman" w:cs="Times New Roman"/>
          <w:sz w:val="24"/>
          <w:szCs w:val="24"/>
        </w:rPr>
        <w:t xml:space="preserve"> will be transferred approximately weekly to the </w:t>
      </w:r>
      <w:r w:rsidR="00E31CAE">
        <w:rPr>
          <w:rFonts w:ascii="Times New Roman" w:eastAsia="Times New Roman" w:hAnsi="Times New Roman" w:cs="Times New Roman"/>
          <w:sz w:val="24"/>
          <w:szCs w:val="24"/>
        </w:rPr>
        <w:t>project repository</w:t>
      </w:r>
      <w:r w:rsidRPr="4580DFBB">
        <w:rPr>
          <w:rFonts w:ascii="Times New Roman" w:eastAsia="Times New Roman" w:hAnsi="Times New Roman" w:cs="Times New Roman"/>
          <w:sz w:val="24"/>
          <w:szCs w:val="24"/>
        </w:rPr>
        <w:t xml:space="preserve">.  Data from analytical equipment will be transferred </w:t>
      </w:r>
      <w:r w:rsidR="00E31CAE" w:rsidRPr="00E31CAE">
        <w:rPr>
          <w:rFonts w:ascii="Times New Roman" w:eastAsia="Times New Roman" w:hAnsi="Times New Roman" w:cs="Times New Roman"/>
          <w:sz w:val="24"/>
          <w:szCs w:val="24"/>
        </w:rPr>
        <w:t xml:space="preserve">to the project repository </w:t>
      </w:r>
      <w:r w:rsidRPr="4580DFBB">
        <w:rPr>
          <w:rFonts w:ascii="Times New Roman" w:eastAsia="Times New Roman" w:hAnsi="Times New Roman" w:cs="Times New Roman"/>
          <w:sz w:val="24"/>
          <w:szCs w:val="24"/>
        </w:rPr>
        <w:t xml:space="preserve">shortly after procedure completion.  Data for this task </w:t>
      </w:r>
      <w:r w:rsidR="00A94F95">
        <w:rPr>
          <w:rFonts w:ascii="Times New Roman" w:eastAsia="Times New Roman" w:hAnsi="Times New Roman" w:cs="Times New Roman"/>
          <w:sz w:val="24"/>
          <w:szCs w:val="24"/>
        </w:rPr>
        <w:t xml:space="preserve">are </w:t>
      </w:r>
      <w:r w:rsidRPr="4580DFBB">
        <w:rPr>
          <w:rFonts w:ascii="Times New Roman" w:eastAsia="Times New Roman" w:hAnsi="Times New Roman" w:cs="Times New Roman"/>
          <w:sz w:val="24"/>
          <w:szCs w:val="24"/>
        </w:rPr>
        <w:t>to be under version control (e.g. via git) and will be stored both locally on</w:t>
      </w:r>
      <w:r w:rsidR="008B5D9A" w:rsidRPr="4580DFBB">
        <w:rPr>
          <w:rFonts w:ascii="Times New Roman" w:eastAsia="Times New Roman" w:hAnsi="Times New Roman" w:cs="Times New Roman"/>
          <w:sz w:val="24"/>
          <w:szCs w:val="24"/>
        </w:rPr>
        <w:t xml:space="preserve"> team members </w:t>
      </w:r>
      <w:r w:rsidR="00E31CAE">
        <w:rPr>
          <w:rFonts w:ascii="Times New Roman" w:eastAsia="Times New Roman" w:hAnsi="Times New Roman" w:cs="Times New Roman"/>
          <w:sz w:val="24"/>
          <w:szCs w:val="24"/>
        </w:rPr>
        <w:t xml:space="preserve">local drives, backed up to the L:/ drive, and </w:t>
      </w:r>
      <w:r w:rsidRPr="4580DFBB">
        <w:rPr>
          <w:rFonts w:ascii="Times New Roman" w:eastAsia="Times New Roman" w:hAnsi="Times New Roman" w:cs="Times New Roman"/>
          <w:sz w:val="24"/>
          <w:szCs w:val="24"/>
        </w:rPr>
        <w:t xml:space="preserve">remotely on GitHub. Access to the </w:t>
      </w:r>
      <w:r w:rsidR="00E31CAE">
        <w:rPr>
          <w:rFonts w:ascii="Times New Roman" w:eastAsia="Times New Roman" w:hAnsi="Times New Roman" w:cs="Times New Roman"/>
          <w:sz w:val="24"/>
          <w:szCs w:val="24"/>
        </w:rPr>
        <w:t>project</w:t>
      </w:r>
      <w:r w:rsidRPr="4580DFBB">
        <w:rPr>
          <w:rFonts w:ascii="Times New Roman" w:eastAsia="Times New Roman" w:hAnsi="Times New Roman" w:cs="Times New Roman"/>
          <w:sz w:val="24"/>
          <w:szCs w:val="24"/>
        </w:rPr>
        <w:t xml:space="preserve"> </w:t>
      </w:r>
      <w:r w:rsidR="00854CEB">
        <w:rPr>
          <w:rFonts w:ascii="Times New Roman" w:eastAsia="Times New Roman" w:hAnsi="Times New Roman" w:cs="Times New Roman"/>
          <w:sz w:val="24"/>
          <w:szCs w:val="24"/>
        </w:rPr>
        <w:t xml:space="preserve">repository </w:t>
      </w:r>
      <w:r w:rsidRPr="4580DFBB">
        <w:rPr>
          <w:rFonts w:ascii="Times New Roman" w:eastAsia="Times New Roman" w:hAnsi="Times New Roman" w:cs="Times New Roman"/>
          <w:sz w:val="24"/>
          <w:szCs w:val="24"/>
        </w:rPr>
        <w:t xml:space="preserve">will be available for all project collaborators via GitHub. </w:t>
      </w:r>
    </w:p>
    <w:p w14:paraId="02ADB2B8" w14:textId="77777777" w:rsidR="00252D29" w:rsidRPr="00252D29" w:rsidRDefault="00252D29" w:rsidP="4580DFBB">
      <w:pPr>
        <w:spacing w:after="0" w:line="240" w:lineRule="auto"/>
        <w:rPr>
          <w:rFonts w:ascii="Times New Roman" w:eastAsia="Times New Roman" w:hAnsi="Times New Roman" w:cs="Times New Roman"/>
          <w:sz w:val="24"/>
          <w:szCs w:val="24"/>
        </w:rPr>
      </w:pPr>
    </w:p>
    <w:p w14:paraId="5CADDE30" w14:textId="302DE159" w:rsidR="00252D29" w:rsidRPr="00252D29" w:rsidRDefault="00252D29"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As this project will combine data from multiple field sensors, lab instruments, and </w:t>
      </w:r>
      <w:proofErr w:type="gramStart"/>
      <w:r w:rsidRPr="4580DFBB">
        <w:rPr>
          <w:rFonts w:ascii="Times New Roman" w:eastAsia="Times New Roman" w:hAnsi="Times New Roman" w:cs="Times New Roman"/>
          <w:sz w:val="24"/>
          <w:szCs w:val="24"/>
        </w:rPr>
        <w:t>hand written</w:t>
      </w:r>
      <w:proofErr w:type="gramEnd"/>
      <w:r w:rsidRPr="4580DFBB">
        <w:rPr>
          <w:rFonts w:ascii="Times New Roman" w:eastAsia="Times New Roman" w:hAnsi="Times New Roman" w:cs="Times New Roman"/>
          <w:sz w:val="24"/>
          <w:szCs w:val="24"/>
        </w:rPr>
        <w:t xml:space="preserve"> notes, great care will need to be taken in merging the data into an analytical dataset.  The dataset itself can be simply constructed as a flat csv file.  Raw data from laboratory instruments (immediately following procedure completion) and files from field sensors with data loggers will be downloaded as raw files into the version controlled repository.  Manual data entry will be conducted via </w:t>
      </w:r>
      <w:del w:id="54" w:author="Shivers, Stephen" w:date="2021-07-08T18:26:00Z">
        <w:r w:rsidR="008B5D9A" w:rsidRPr="4580DFBB" w:rsidDel="00BE3989">
          <w:rPr>
            <w:rFonts w:ascii="Times New Roman" w:eastAsia="Times New Roman" w:hAnsi="Times New Roman" w:cs="Times New Roman"/>
            <w:sz w:val="24"/>
            <w:szCs w:val="24"/>
          </w:rPr>
          <w:delText xml:space="preserve">an </w:delText>
        </w:r>
      </w:del>
      <w:r w:rsidR="008B5D9A" w:rsidRPr="4580DFBB">
        <w:rPr>
          <w:rFonts w:ascii="Times New Roman" w:eastAsia="Times New Roman" w:hAnsi="Times New Roman" w:cs="Times New Roman"/>
          <w:sz w:val="24"/>
          <w:szCs w:val="24"/>
        </w:rPr>
        <w:t>Excel</w:t>
      </w:r>
      <w:r w:rsidR="004A577B">
        <w:rPr>
          <w:rFonts w:ascii="Times New Roman" w:eastAsia="Times New Roman" w:hAnsi="Times New Roman" w:cs="Times New Roman"/>
          <w:sz w:val="24"/>
          <w:szCs w:val="24"/>
        </w:rPr>
        <w:t xml:space="preserve">.  </w:t>
      </w:r>
      <w:r w:rsidRPr="4580DFBB">
        <w:rPr>
          <w:rFonts w:ascii="Times New Roman" w:eastAsia="Times New Roman" w:hAnsi="Times New Roman" w:cs="Times New Roman"/>
          <w:sz w:val="24"/>
          <w:szCs w:val="24"/>
        </w:rPr>
        <w:t>Data aggregation for all sources will be scripted and automated as much as is feasible.</w:t>
      </w:r>
      <w:r w:rsidR="004A577B">
        <w:rPr>
          <w:rFonts w:ascii="Times New Roman" w:eastAsia="Times New Roman" w:hAnsi="Times New Roman" w:cs="Times New Roman"/>
          <w:sz w:val="24"/>
          <w:szCs w:val="24"/>
        </w:rPr>
        <w:t xml:space="preserve">  QA/QC checks will be</w:t>
      </w:r>
      <w:r w:rsidR="00DB6E54">
        <w:rPr>
          <w:rFonts w:ascii="Times New Roman" w:eastAsia="Times New Roman" w:hAnsi="Times New Roman" w:cs="Times New Roman"/>
          <w:sz w:val="24"/>
          <w:szCs w:val="24"/>
        </w:rPr>
        <w:t xml:space="preserve"> performed via R scripts.</w:t>
      </w:r>
    </w:p>
    <w:p w14:paraId="1531B923" w14:textId="77777777" w:rsidR="00252D29" w:rsidRPr="00252D29" w:rsidRDefault="00252D29" w:rsidP="4580DFBB">
      <w:pPr>
        <w:spacing w:after="0" w:line="240" w:lineRule="auto"/>
        <w:rPr>
          <w:rFonts w:ascii="Times New Roman" w:eastAsia="Times New Roman" w:hAnsi="Times New Roman" w:cs="Times New Roman"/>
          <w:sz w:val="24"/>
          <w:szCs w:val="24"/>
        </w:rPr>
      </w:pPr>
    </w:p>
    <w:p w14:paraId="2F9821DF" w14:textId="6AA391C6" w:rsidR="00252D29" w:rsidRPr="00252D29" w:rsidRDefault="00252D29"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Code for this project will be developed following standard best practices</w:t>
      </w:r>
      <w:r w:rsidR="00A94F95">
        <w:rPr>
          <w:rFonts w:ascii="Times New Roman" w:eastAsia="Times New Roman" w:hAnsi="Times New Roman" w:cs="Times New Roman"/>
          <w:sz w:val="24"/>
          <w:szCs w:val="24"/>
        </w:rPr>
        <w:t>,</w:t>
      </w:r>
      <w:r w:rsidRPr="4580DFBB">
        <w:rPr>
          <w:rFonts w:ascii="Times New Roman" w:eastAsia="Times New Roman" w:hAnsi="Times New Roman" w:cs="Times New Roman"/>
          <w:sz w:val="24"/>
          <w:szCs w:val="24"/>
        </w:rPr>
        <w:t xml:space="preserve"> which include full documentation, code review, and use of a version control system (i.e. git). Collaboration on code development will be facilitated via GitHub.</w:t>
      </w:r>
      <w:r>
        <w:tab/>
      </w:r>
    </w:p>
    <w:p w14:paraId="7A583DA7" w14:textId="77777777" w:rsidR="00252D29" w:rsidRPr="00252D29" w:rsidRDefault="00252D29" w:rsidP="4580DFBB">
      <w:pPr>
        <w:spacing w:after="0" w:line="240" w:lineRule="auto"/>
        <w:rPr>
          <w:rFonts w:ascii="Times New Roman" w:eastAsia="Times New Roman" w:hAnsi="Times New Roman" w:cs="Times New Roman"/>
          <w:sz w:val="24"/>
          <w:szCs w:val="24"/>
        </w:rPr>
      </w:pPr>
    </w:p>
    <w:p w14:paraId="4186246F" w14:textId="77777777" w:rsidR="00D55E1F" w:rsidRDefault="00252D29" w:rsidP="4580DFBB">
      <w:pPr>
        <w:spacing w:after="0" w:line="240" w:lineRule="auto"/>
        <w:rPr>
          <w:ins w:id="55" w:author="Shivers, Stephen" w:date="2021-07-08T19:25:00Z"/>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R will be the primary analytical language; however</w:t>
      </w:r>
      <w:r w:rsidR="00A94F95">
        <w:rPr>
          <w:rFonts w:ascii="Times New Roman" w:eastAsia="Times New Roman" w:hAnsi="Times New Roman" w:cs="Times New Roman"/>
          <w:sz w:val="24"/>
          <w:szCs w:val="24"/>
        </w:rPr>
        <w:t>,</w:t>
      </w:r>
      <w:r w:rsidRPr="4580DFBB">
        <w:rPr>
          <w:rFonts w:ascii="Times New Roman" w:eastAsia="Times New Roman" w:hAnsi="Times New Roman" w:cs="Times New Roman"/>
          <w:sz w:val="24"/>
          <w:szCs w:val="24"/>
        </w:rPr>
        <w:t xml:space="preserve"> we will explore others (e.g. python</w:t>
      </w:r>
    </w:p>
    <w:p w14:paraId="2642211C" w14:textId="04F18BA0" w:rsidR="00252D29" w:rsidRPr="00252D29" w:rsidRDefault="00252D29" w:rsidP="4580DFBB">
      <w:pPr>
        <w:spacing w:after="0" w:line="240" w:lineRule="auto"/>
        <w:rPr>
          <w:rFonts w:ascii="Times New Roman" w:eastAsia="Times New Roman" w:hAnsi="Times New Roman" w:cs="Times New Roman"/>
          <w:sz w:val="24"/>
          <w:szCs w:val="24"/>
        </w:rPr>
      </w:pPr>
      <w:del w:id="56" w:author="Shivers, Stephen" w:date="2021-07-08T18:27:00Z">
        <w:r w:rsidRPr="4580DFBB" w:rsidDel="00BE3989">
          <w:rPr>
            <w:rFonts w:ascii="Times New Roman" w:eastAsia="Times New Roman" w:hAnsi="Times New Roman" w:cs="Times New Roman"/>
            <w:sz w:val="24"/>
            <w:szCs w:val="24"/>
          </w:rPr>
          <w:delText xml:space="preserve"> </w:delText>
        </w:r>
      </w:del>
      <w:r w:rsidRPr="4580DFBB">
        <w:rPr>
          <w:rFonts w:ascii="Times New Roman" w:eastAsia="Times New Roman" w:hAnsi="Times New Roman" w:cs="Times New Roman"/>
          <w:sz w:val="24"/>
          <w:szCs w:val="24"/>
        </w:rPr>
        <w:t xml:space="preserve">, </w:t>
      </w:r>
      <w:proofErr w:type="spellStart"/>
      <w:r w:rsidRPr="4580DFBB">
        <w:rPr>
          <w:rFonts w:ascii="Times New Roman" w:eastAsia="Times New Roman" w:hAnsi="Times New Roman" w:cs="Times New Roman"/>
          <w:sz w:val="24"/>
          <w:szCs w:val="24"/>
        </w:rPr>
        <w:t>javascript</w:t>
      </w:r>
      <w:proofErr w:type="spellEnd"/>
      <w:r w:rsidRPr="4580DFBB">
        <w:rPr>
          <w:rFonts w:ascii="Times New Roman" w:eastAsia="Times New Roman" w:hAnsi="Times New Roman" w:cs="Times New Roman"/>
          <w:sz w:val="24"/>
          <w:szCs w:val="24"/>
        </w:rPr>
        <w:t xml:space="preserve">, </w:t>
      </w:r>
      <w:proofErr w:type="spellStart"/>
      <w:r w:rsidRPr="4580DFBB">
        <w:rPr>
          <w:rFonts w:ascii="Times New Roman" w:eastAsia="Times New Roman" w:hAnsi="Times New Roman" w:cs="Times New Roman"/>
          <w:sz w:val="24"/>
          <w:szCs w:val="24"/>
        </w:rPr>
        <w:t>c++</w:t>
      </w:r>
      <w:proofErr w:type="spellEnd"/>
      <w:r w:rsidRPr="4580DFBB">
        <w:rPr>
          <w:rFonts w:ascii="Times New Roman" w:eastAsia="Times New Roman" w:hAnsi="Times New Roman" w:cs="Times New Roman"/>
          <w:sz w:val="24"/>
          <w:szCs w:val="24"/>
        </w:rPr>
        <w:t xml:space="preserve">, etc.) as required.  The computational work for this project relies on open source software, and versions of most open source software packages change often.  Thus, specifying these </w:t>
      </w:r>
      <w:r w:rsidRPr="4580DFBB">
        <w:rPr>
          <w:rFonts w:ascii="Times New Roman" w:eastAsia="Times New Roman" w:hAnsi="Times New Roman" w:cs="Times New Roman"/>
          <w:i/>
          <w:iCs/>
          <w:sz w:val="24"/>
          <w:szCs w:val="24"/>
        </w:rPr>
        <w:t>a priori</w:t>
      </w:r>
      <w:r w:rsidRPr="4580DFBB">
        <w:rPr>
          <w:rFonts w:ascii="Times New Roman" w:eastAsia="Times New Roman" w:hAnsi="Times New Roman" w:cs="Times New Roman"/>
          <w:sz w:val="24"/>
          <w:szCs w:val="24"/>
        </w:rPr>
        <w:t xml:space="preserve"> is not recommended as versions will change.  To ensure reproducibility of our work</w:t>
      </w:r>
      <w:r w:rsidR="00A94F95">
        <w:rPr>
          <w:rFonts w:ascii="Times New Roman" w:eastAsia="Times New Roman" w:hAnsi="Times New Roman" w:cs="Times New Roman"/>
          <w:sz w:val="24"/>
          <w:szCs w:val="24"/>
        </w:rPr>
        <w:t>,</w:t>
      </w:r>
      <w:r w:rsidRPr="4580DFBB">
        <w:rPr>
          <w:rFonts w:ascii="Times New Roman" w:eastAsia="Times New Roman" w:hAnsi="Times New Roman" w:cs="Times New Roman"/>
          <w:sz w:val="24"/>
          <w:szCs w:val="24"/>
        </w:rPr>
        <w:t xml:space="preserve"> we will include specifications of software and operating system details (e.g. versions of R, packages, and operating system) for all research products such that others can recreate the computational environment used for our analyses. </w:t>
      </w:r>
    </w:p>
    <w:p w14:paraId="51FD094F" w14:textId="77777777" w:rsidR="00252D29" w:rsidRPr="00252D29" w:rsidRDefault="00252D29" w:rsidP="4580DFBB">
      <w:pPr>
        <w:spacing w:after="0" w:line="240" w:lineRule="auto"/>
        <w:rPr>
          <w:rFonts w:ascii="Times New Roman" w:eastAsia="Times New Roman" w:hAnsi="Times New Roman" w:cs="Times New Roman"/>
          <w:sz w:val="24"/>
          <w:szCs w:val="24"/>
        </w:rPr>
      </w:pPr>
    </w:p>
    <w:p w14:paraId="0E024031" w14:textId="37BC51B3" w:rsidR="00E77FBD" w:rsidRDefault="00252D29"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Lastly, all code, data, and documents will be managed as a research compendium (e.g. Marwick et al. 2018, </w:t>
      </w:r>
      <w:hyperlink r:id="rId25">
        <w:r w:rsidRPr="4580DFBB">
          <w:rPr>
            <w:rStyle w:val="Hyperlink"/>
            <w:rFonts w:ascii="Times New Roman" w:eastAsia="Times New Roman" w:hAnsi="Times New Roman" w:cs="Times New Roman"/>
            <w:sz w:val="24"/>
            <w:szCs w:val="24"/>
          </w:rPr>
          <w:t>https://doi.org/10.1080/00031305.2017.1375986</w:t>
        </w:r>
      </w:hyperlink>
      <w:r w:rsidRPr="4580DFBB">
        <w:rPr>
          <w:rFonts w:ascii="Times New Roman" w:eastAsia="Times New Roman" w:hAnsi="Times New Roman" w:cs="Times New Roman"/>
          <w:sz w:val="24"/>
          <w:szCs w:val="24"/>
        </w:rPr>
        <w:t xml:space="preserve">).  The compendium will be available via GitHub, archived on </w:t>
      </w:r>
      <w:proofErr w:type="spellStart"/>
      <w:r w:rsidRPr="4580DFBB">
        <w:rPr>
          <w:rFonts w:ascii="Times New Roman" w:eastAsia="Times New Roman" w:hAnsi="Times New Roman" w:cs="Times New Roman"/>
          <w:sz w:val="24"/>
          <w:szCs w:val="24"/>
        </w:rPr>
        <w:t>Zenodo</w:t>
      </w:r>
      <w:proofErr w:type="spellEnd"/>
      <w:r w:rsidRPr="4580DFBB">
        <w:rPr>
          <w:rFonts w:ascii="Times New Roman" w:eastAsia="Times New Roman" w:hAnsi="Times New Roman" w:cs="Times New Roman"/>
          <w:sz w:val="24"/>
          <w:szCs w:val="24"/>
        </w:rPr>
        <w:t xml:space="preserve">, and will follow standard for research compendia written in the R language.  A final README file will outline the file and directory structure and will be completed upon completion of the project. </w:t>
      </w:r>
    </w:p>
    <w:p w14:paraId="062D8F2D" w14:textId="77777777" w:rsidR="00725516" w:rsidRDefault="00F20A70" w:rsidP="4580DFBB">
      <w:pPr>
        <w:pStyle w:val="Heading1"/>
        <w:rPr>
          <w:rFonts w:ascii="Times New Roman" w:eastAsia="Times New Roman" w:hAnsi="Times New Roman" w:cs="Times New Roman"/>
          <w:sz w:val="24"/>
          <w:szCs w:val="24"/>
        </w:rPr>
      </w:pPr>
      <w:bookmarkStart w:id="57" w:name="_Toc531072423"/>
      <w:r w:rsidRPr="4580DFBB">
        <w:rPr>
          <w:rFonts w:ascii="Times New Roman" w:eastAsia="Times New Roman" w:hAnsi="Times New Roman" w:cs="Times New Roman"/>
          <w:sz w:val="24"/>
          <w:szCs w:val="24"/>
        </w:rPr>
        <w:t>C. ASSESSMENTS AND OVERSIGHT</w:t>
      </w:r>
      <w:bookmarkEnd w:id="57"/>
    </w:p>
    <w:p w14:paraId="1CDA5DEF" w14:textId="77777777" w:rsidR="00F20A70" w:rsidRDefault="00F20A70" w:rsidP="4580DFBB">
      <w:pPr>
        <w:spacing w:after="0" w:line="240" w:lineRule="auto"/>
        <w:rPr>
          <w:rFonts w:ascii="Times New Roman" w:eastAsia="Times New Roman" w:hAnsi="Times New Roman" w:cs="Times New Roman"/>
          <w:sz w:val="24"/>
          <w:szCs w:val="24"/>
        </w:rPr>
      </w:pPr>
    </w:p>
    <w:p w14:paraId="0052503A" w14:textId="77777777" w:rsidR="00F20A70" w:rsidRDefault="00F20A70" w:rsidP="4580DFBB">
      <w:pPr>
        <w:pStyle w:val="Heading2"/>
        <w:rPr>
          <w:rFonts w:ascii="Times New Roman" w:hAnsi="Times New Roman"/>
          <w:sz w:val="24"/>
          <w:szCs w:val="24"/>
        </w:rPr>
      </w:pPr>
      <w:bookmarkStart w:id="58" w:name="_Toc531072424"/>
      <w:r w:rsidRPr="4580DFBB">
        <w:rPr>
          <w:rFonts w:ascii="Times New Roman" w:hAnsi="Times New Roman"/>
          <w:sz w:val="24"/>
          <w:szCs w:val="24"/>
        </w:rPr>
        <w:t>C1. Assessments and Response Actions</w:t>
      </w:r>
      <w:bookmarkEnd w:id="58"/>
    </w:p>
    <w:p w14:paraId="70DC6F99" w14:textId="68F94636" w:rsidR="00F20A70" w:rsidRDefault="00F20A70" w:rsidP="4580DFBB">
      <w:pPr>
        <w:spacing w:after="0" w:line="240" w:lineRule="auto"/>
        <w:rPr>
          <w:rFonts w:ascii="Times New Roman" w:eastAsia="Times New Roman" w:hAnsi="Times New Roman" w:cs="Times New Roman"/>
          <w:sz w:val="24"/>
          <w:szCs w:val="24"/>
        </w:rPr>
      </w:pPr>
    </w:p>
    <w:p w14:paraId="53B23911" w14:textId="741C352F" w:rsidR="00F20A70" w:rsidRDefault="0090160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lastRenderedPageBreak/>
        <w:t xml:space="preserve">The project </w:t>
      </w:r>
      <w:r w:rsidR="125C08EB" w:rsidRPr="4580DFBB">
        <w:rPr>
          <w:rFonts w:ascii="Times New Roman" w:eastAsia="Times New Roman" w:hAnsi="Times New Roman" w:cs="Times New Roman"/>
          <w:sz w:val="24"/>
          <w:szCs w:val="24"/>
        </w:rPr>
        <w:t>co-</w:t>
      </w:r>
      <w:r w:rsidRPr="4580DFBB">
        <w:rPr>
          <w:rFonts w:ascii="Times New Roman" w:eastAsia="Times New Roman" w:hAnsi="Times New Roman" w:cs="Times New Roman"/>
          <w:sz w:val="24"/>
          <w:szCs w:val="24"/>
        </w:rPr>
        <w:t>lead</w:t>
      </w:r>
      <w:r w:rsidR="3DA1792D" w:rsidRPr="4580DFBB">
        <w:rPr>
          <w:rFonts w:ascii="Times New Roman" w:eastAsia="Times New Roman" w:hAnsi="Times New Roman" w:cs="Times New Roman"/>
          <w:sz w:val="24"/>
          <w:szCs w:val="24"/>
        </w:rPr>
        <w:t>s (Shivers and Hollister)</w:t>
      </w:r>
      <w:r w:rsidRPr="4580DFBB">
        <w:rPr>
          <w:rFonts w:ascii="Times New Roman" w:eastAsia="Times New Roman" w:hAnsi="Times New Roman" w:cs="Times New Roman"/>
          <w:sz w:val="24"/>
          <w:szCs w:val="24"/>
        </w:rPr>
        <w:t xml:space="preserve"> will be responsible for overall oversight of the project. Th</w:t>
      </w:r>
      <w:r w:rsidR="15639022" w:rsidRPr="4580DFBB">
        <w:rPr>
          <w:rFonts w:ascii="Times New Roman" w:eastAsia="Times New Roman" w:hAnsi="Times New Roman" w:cs="Times New Roman"/>
          <w:sz w:val="24"/>
          <w:szCs w:val="24"/>
        </w:rPr>
        <w:t xml:space="preserve">ey </w:t>
      </w:r>
      <w:r w:rsidRPr="4580DFBB">
        <w:rPr>
          <w:rFonts w:ascii="Times New Roman" w:eastAsia="Times New Roman" w:hAnsi="Times New Roman" w:cs="Times New Roman"/>
          <w:sz w:val="24"/>
          <w:szCs w:val="24"/>
        </w:rPr>
        <w:t>will also initiate action in response to QA/QC issues. This research project falls into QA Category B. Assessments are not required but may occur at the discretion of management and/or QA staff, in which case they will be discussed, scheduled, and conducted at the convenience of QA manager and the project staff.</w:t>
      </w:r>
    </w:p>
    <w:p w14:paraId="77442C65" w14:textId="77777777" w:rsidR="00F20A70" w:rsidRDefault="00F20A70" w:rsidP="4580DFBB">
      <w:pPr>
        <w:spacing w:after="0" w:line="240" w:lineRule="auto"/>
        <w:rPr>
          <w:rFonts w:ascii="Times New Roman" w:eastAsia="Times New Roman" w:hAnsi="Times New Roman" w:cs="Times New Roman"/>
          <w:sz w:val="24"/>
          <w:szCs w:val="24"/>
        </w:rPr>
      </w:pPr>
    </w:p>
    <w:p w14:paraId="0D681C20" w14:textId="2CCFD3A7" w:rsidR="00CB78F9" w:rsidRDefault="00CB78F9" w:rsidP="4580DFBB">
      <w:pPr>
        <w:pStyle w:val="Heading2"/>
        <w:rPr>
          <w:rFonts w:ascii="Times New Roman" w:hAnsi="Times New Roman"/>
          <w:sz w:val="24"/>
          <w:szCs w:val="24"/>
        </w:rPr>
      </w:pPr>
      <w:bookmarkStart w:id="59" w:name="_Toc531072425"/>
      <w:r w:rsidRPr="4580DFBB">
        <w:rPr>
          <w:rFonts w:ascii="Times New Roman" w:hAnsi="Times New Roman"/>
          <w:sz w:val="24"/>
          <w:szCs w:val="24"/>
        </w:rPr>
        <w:t>C2. Reports to Manag</w:t>
      </w:r>
      <w:r w:rsidR="0058440D" w:rsidRPr="4580DFBB">
        <w:rPr>
          <w:rFonts w:ascii="Times New Roman" w:hAnsi="Times New Roman"/>
          <w:sz w:val="24"/>
          <w:szCs w:val="24"/>
        </w:rPr>
        <w:t>e</w:t>
      </w:r>
      <w:r w:rsidRPr="4580DFBB">
        <w:rPr>
          <w:rFonts w:ascii="Times New Roman" w:hAnsi="Times New Roman"/>
          <w:sz w:val="24"/>
          <w:szCs w:val="24"/>
        </w:rPr>
        <w:t>ment</w:t>
      </w:r>
      <w:bookmarkEnd w:id="59"/>
    </w:p>
    <w:p w14:paraId="51175176" w14:textId="77777777" w:rsidR="00CB78F9" w:rsidRDefault="00CB78F9" w:rsidP="4580DFBB">
      <w:pPr>
        <w:spacing w:after="0" w:line="240" w:lineRule="auto"/>
        <w:rPr>
          <w:rFonts w:ascii="Times New Roman" w:eastAsia="Times New Roman" w:hAnsi="Times New Roman" w:cs="Times New Roman"/>
          <w:sz w:val="24"/>
          <w:szCs w:val="24"/>
        </w:rPr>
      </w:pPr>
    </w:p>
    <w:p w14:paraId="069CFA81" w14:textId="20E66FC8" w:rsidR="00CB78F9" w:rsidRDefault="0090160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Annual reports will be provided to </w:t>
      </w:r>
      <w:r w:rsidR="63FDC418" w:rsidRPr="4580DFBB">
        <w:rPr>
          <w:rFonts w:ascii="Times New Roman" w:eastAsia="Times New Roman" w:hAnsi="Times New Roman" w:cs="Times New Roman"/>
          <w:sz w:val="24"/>
          <w:szCs w:val="24"/>
        </w:rPr>
        <w:t>management</w:t>
      </w:r>
      <w:r w:rsidRPr="4580DFBB">
        <w:rPr>
          <w:rFonts w:ascii="Times New Roman" w:eastAsia="Times New Roman" w:hAnsi="Times New Roman" w:cs="Times New Roman"/>
          <w:sz w:val="24"/>
          <w:szCs w:val="24"/>
        </w:rPr>
        <w:t>, if requested, as a measure of accountability and a barometer of project success.</w:t>
      </w:r>
    </w:p>
    <w:p w14:paraId="4F42EA26" w14:textId="77777777" w:rsidR="00CB78F9" w:rsidRDefault="003C5733" w:rsidP="4580DFBB">
      <w:pPr>
        <w:pStyle w:val="Heading1"/>
        <w:rPr>
          <w:rFonts w:ascii="Times New Roman" w:eastAsia="Times New Roman" w:hAnsi="Times New Roman" w:cs="Times New Roman"/>
          <w:sz w:val="24"/>
          <w:szCs w:val="24"/>
        </w:rPr>
      </w:pPr>
      <w:bookmarkStart w:id="60" w:name="_Toc531072426"/>
      <w:r w:rsidRPr="4580DFBB">
        <w:rPr>
          <w:rFonts w:ascii="Times New Roman" w:eastAsia="Times New Roman" w:hAnsi="Times New Roman" w:cs="Times New Roman"/>
          <w:sz w:val="24"/>
          <w:szCs w:val="24"/>
        </w:rPr>
        <w:t>D. DATA VALIDATIO</w:t>
      </w:r>
      <w:r w:rsidR="00CB78F9" w:rsidRPr="4580DFBB">
        <w:rPr>
          <w:rFonts w:ascii="Times New Roman" w:eastAsia="Times New Roman" w:hAnsi="Times New Roman" w:cs="Times New Roman"/>
          <w:sz w:val="24"/>
          <w:szCs w:val="24"/>
        </w:rPr>
        <w:t>N AND USABILITY</w:t>
      </w:r>
      <w:bookmarkEnd w:id="60"/>
    </w:p>
    <w:p w14:paraId="551D91FD" w14:textId="77777777" w:rsidR="00CB78F9" w:rsidRDefault="00CB78F9" w:rsidP="4580DFBB">
      <w:pPr>
        <w:spacing w:after="0" w:line="240" w:lineRule="auto"/>
        <w:rPr>
          <w:rFonts w:ascii="Times New Roman" w:eastAsia="Times New Roman" w:hAnsi="Times New Roman" w:cs="Times New Roman"/>
          <w:sz w:val="24"/>
          <w:szCs w:val="24"/>
        </w:rPr>
      </w:pPr>
    </w:p>
    <w:p w14:paraId="6A767D1C" w14:textId="5361AA50" w:rsidR="003C5733" w:rsidRDefault="003C5733" w:rsidP="4580DFBB">
      <w:pPr>
        <w:pStyle w:val="Heading2"/>
        <w:rPr>
          <w:rFonts w:ascii="Times New Roman" w:hAnsi="Times New Roman"/>
          <w:sz w:val="24"/>
          <w:szCs w:val="24"/>
        </w:rPr>
      </w:pPr>
      <w:bookmarkStart w:id="61" w:name="_Toc531072427"/>
      <w:r w:rsidRPr="4580DFBB">
        <w:rPr>
          <w:rFonts w:ascii="Times New Roman" w:hAnsi="Times New Roman"/>
          <w:sz w:val="24"/>
          <w:szCs w:val="24"/>
        </w:rPr>
        <w:t>D1</w:t>
      </w:r>
      <w:r w:rsidR="00D23CE0" w:rsidRPr="4580DFBB">
        <w:rPr>
          <w:rFonts w:ascii="Times New Roman" w:hAnsi="Times New Roman"/>
          <w:sz w:val="24"/>
          <w:szCs w:val="24"/>
        </w:rPr>
        <w:t>/D2</w:t>
      </w:r>
      <w:r w:rsidRPr="4580DFBB">
        <w:rPr>
          <w:rFonts w:ascii="Times New Roman" w:hAnsi="Times New Roman"/>
          <w:sz w:val="24"/>
          <w:szCs w:val="24"/>
        </w:rPr>
        <w:t>. Data Review, Verification, and Validation</w:t>
      </w:r>
      <w:r w:rsidR="00CA7B6C" w:rsidRPr="4580DFBB">
        <w:rPr>
          <w:rFonts w:ascii="Times New Roman" w:hAnsi="Times New Roman"/>
          <w:sz w:val="24"/>
          <w:szCs w:val="24"/>
        </w:rPr>
        <w:t>/Verification and Validation Methods</w:t>
      </w:r>
      <w:bookmarkEnd w:id="61"/>
    </w:p>
    <w:p w14:paraId="5EAA9215" w14:textId="3FA5F1FB" w:rsidR="00CB78F9" w:rsidRDefault="00CB78F9" w:rsidP="4580DFBB">
      <w:pPr>
        <w:spacing w:after="0" w:line="240" w:lineRule="auto"/>
        <w:rPr>
          <w:rFonts w:ascii="Times New Roman" w:eastAsia="Times New Roman" w:hAnsi="Times New Roman" w:cs="Times New Roman"/>
          <w:sz w:val="24"/>
          <w:szCs w:val="24"/>
        </w:rPr>
      </w:pPr>
    </w:p>
    <w:p w14:paraId="7996EE3D" w14:textId="45E5249C" w:rsidR="00901606" w:rsidRDefault="00124E33" w:rsidP="4580DFB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sidR="00901606" w:rsidRPr="4580DFBB">
        <w:rPr>
          <w:rFonts w:ascii="Times New Roman" w:eastAsia="Times New Roman" w:hAnsi="Times New Roman" w:cs="Times New Roman"/>
          <w:sz w:val="24"/>
          <w:szCs w:val="24"/>
        </w:rPr>
        <w:t xml:space="preserve">ll data produced by analytical equipment will be reviewed for issues upon output. All handwritten data will be inspected and reviewed for issues created when transferring from notebook to database. </w:t>
      </w:r>
    </w:p>
    <w:p w14:paraId="334A2CCF" w14:textId="77777777" w:rsidR="00901606" w:rsidRDefault="00901606" w:rsidP="4580DFBB">
      <w:pPr>
        <w:spacing w:after="0" w:line="240" w:lineRule="auto"/>
        <w:rPr>
          <w:rFonts w:ascii="Times New Roman" w:eastAsia="Times New Roman" w:hAnsi="Times New Roman" w:cs="Times New Roman"/>
          <w:sz w:val="24"/>
          <w:szCs w:val="24"/>
        </w:rPr>
      </w:pPr>
    </w:p>
    <w:p w14:paraId="010320D0" w14:textId="02BA4D77" w:rsidR="00CB78F9" w:rsidRDefault="0090160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The inclusion of spikes and duplicates during analyte determination will validate data quality. All analytical output will be reviewed to ensure that QC checks are within the tolerances established in the corresponding methodologies. All manually entered data will be inspected for potential problems (e.g. transpositions).</w:t>
      </w:r>
    </w:p>
    <w:p w14:paraId="403A8B13" w14:textId="20F61E44" w:rsidR="00124E33" w:rsidRDefault="00124E33" w:rsidP="4580DFBB">
      <w:pPr>
        <w:spacing w:after="0" w:line="240" w:lineRule="auto"/>
        <w:rPr>
          <w:rFonts w:ascii="Times New Roman" w:eastAsia="Times New Roman" w:hAnsi="Times New Roman" w:cs="Times New Roman"/>
          <w:sz w:val="24"/>
          <w:szCs w:val="24"/>
        </w:rPr>
      </w:pPr>
    </w:p>
    <w:p w14:paraId="1CF3D053" w14:textId="7B609B22" w:rsidR="00124E33" w:rsidRPr="007A2CEA" w:rsidRDefault="00124E33" w:rsidP="4580DFB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from the buoy sensors will be compared to the freshly calibrated handheld and </w:t>
      </w:r>
      <w:proofErr w:type="spellStart"/>
      <w:r>
        <w:rPr>
          <w:rFonts w:ascii="Times New Roman" w:eastAsia="Times New Roman" w:hAnsi="Times New Roman" w:cs="Times New Roman"/>
          <w:sz w:val="24"/>
          <w:szCs w:val="24"/>
        </w:rPr>
        <w:t>FLAMe</w:t>
      </w:r>
      <w:proofErr w:type="spellEnd"/>
      <w:r>
        <w:rPr>
          <w:rFonts w:ascii="Times New Roman" w:eastAsia="Times New Roman" w:hAnsi="Times New Roman" w:cs="Times New Roman"/>
          <w:sz w:val="24"/>
          <w:szCs w:val="24"/>
        </w:rPr>
        <w:t xml:space="preserve"> sensors to check for drift.  Additionally, sensor-based chlorophyll </w:t>
      </w:r>
      <w:r>
        <w:rPr>
          <w:rFonts w:ascii="Times New Roman" w:eastAsia="Times New Roman" w:hAnsi="Times New Roman" w:cs="Times New Roman"/>
          <w:i/>
          <w:iCs/>
          <w:sz w:val="24"/>
          <w:szCs w:val="24"/>
        </w:rPr>
        <w:t xml:space="preserve">a, </w:t>
      </w:r>
      <w:r>
        <w:rPr>
          <w:rFonts w:ascii="Times New Roman" w:eastAsia="Times New Roman" w:hAnsi="Times New Roman" w:cs="Times New Roman"/>
          <w:sz w:val="24"/>
          <w:szCs w:val="24"/>
        </w:rPr>
        <w:t xml:space="preserve">phycocyanin, and nitrate measurements will be checked against </w:t>
      </w:r>
      <w:proofErr w:type="spellStart"/>
      <w:r>
        <w:rPr>
          <w:rFonts w:ascii="Times New Roman" w:eastAsia="Times New Roman" w:hAnsi="Times New Roman" w:cs="Times New Roman"/>
          <w:sz w:val="24"/>
          <w:szCs w:val="24"/>
        </w:rPr>
        <w:t>fluorometery</w:t>
      </w:r>
      <w:proofErr w:type="spellEnd"/>
      <w:r>
        <w:rPr>
          <w:rFonts w:ascii="Times New Roman" w:eastAsia="Times New Roman" w:hAnsi="Times New Roman" w:cs="Times New Roman"/>
          <w:sz w:val="24"/>
          <w:szCs w:val="24"/>
        </w:rPr>
        <w:t xml:space="preserve"> and autoanalyzer measurements for appropriateness of general trends.  </w:t>
      </w:r>
      <w:r w:rsidR="007A2CEA">
        <w:rPr>
          <w:rFonts w:ascii="Times New Roman" w:eastAsia="Times New Roman" w:hAnsi="Times New Roman" w:cs="Times New Roman"/>
          <w:sz w:val="24"/>
          <w:szCs w:val="24"/>
        </w:rPr>
        <w:t>It is important to note that e</w:t>
      </w:r>
      <w:r>
        <w:rPr>
          <w:rFonts w:ascii="Times New Roman" w:eastAsia="Times New Roman" w:hAnsi="Times New Roman" w:cs="Times New Roman"/>
          <w:sz w:val="24"/>
          <w:szCs w:val="24"/>
        </w:rPr>
        <w:t xml:space="preserve">xtracted chlorophyll and phycocyanin from the Trilogy fluorometer </w:t>
      </w:r>
      <w:r w:rsidR="007A2CEA">
        <w:rPr>
          <w:rFonts w:ascii="Times New Roman" w:eastAsia="Times New Roman" w:hAnsi="Times New Roman" w:cs="Times New Roman"/>
          <w:sz w:val="24"/>
          <w:szCs w:val="24"/>
        </w:rPr>
        <w:t>are</w:t>
      </w:r>
      <w:r>
        <w:rPr>
          <w:rFonts w:ascii="Times New Roman" w:eastAsia="Times New Roman" w:hAnsi="Times New Roman" w:cs="Times New Roman"/>
          <w:sz w:val="24"/>
          <w:szCs w:val="24"/>
        </w:rPr>
        <w:t xml:space="preserve"> inherently different measurement</w:t>
      </w:r>
      <w:r w:rsidR="007A2CEA">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than the </w:t>
      </w:r>
      <w:r w:rsidR="007A2CEA">
        <w:rPr>
          <w:rFonts w:ascii="Times New Roman" w:eastAsia="Times New Roman" w:hAnsi="Times New Roman" w:cs="Times New Roman"/>
          <w:i/>
          <w:iCs/>
          <w:sz w:val="24"/>
          <w:szCs w:val="24"/>
        </w:rPr>
        <w:t xml:space="preserve">in </w:t>
      </w:r>
      <w:r w:rsidR="007A2CEA" w:rsidRPr="007A2CEA">
        <w:rPr>
          <w:rFonts w:ascii="Times New Roman" w:eastAsia="Times New Roman" w:hAnsi="Times New Roman" w:cs="Times New Roman"/>
          <w:i/>
          <w:iCs/>
          <w:sz w:val="24"/>
          <w:szCs w:val="24"/>
        </w:rPr>
        <w:t>situ</w:t>
      </w:r>
      <w:r w:rsidR="007A2CEA">
        <w:rPr>
          <w:rFonts w:ascii="Times New Roman" w:eastAsia="Times New Roman" w:hAnsi="Times New Roman" w:cs="Times New Roman"/>
          <w:sz w:val="24"/>
          <w:szCs w:val="24"/>
        </w:rPr>
        <w:t xml:space="preserve"> </w:t>
      </w:r>
      <w:r w:rsidRPr="007A2CEA">
        <w:rPr>
          <w:rFonts w:ascii="Times New Roman" w:eastAsia="Times New Roman" w:hAnsi="Times New Roman" w:cs="Times New Roman"/>
          <w:sz w:val="24"/>
          <w:szCs w:val="24"/>
        </w:rPr>
        <w:t>chlorophyll</w:t>
      </w:r>
      <w:r>
        <w:rPr>
          <w:rFonts w:ascii="Times New Roman" w:eastAsia="Times New Roman" w:hAnsi="Times New Roman" w:cs="Times New Roman"/>
          <w:sz w:val="24"/>
          <w:szCs w:val="24"/>
        </w:rPr>
        <w:t xml:space="preserve"> and phycocyanin from the sensors</w:t>
      </w:r>
      <w:r w:rsidR="00C24F49">
        <w:rPr>
          <w:rFonts w:ascii="Times New Roman" w:eastAsia="Times New Roman" w:hAnsi="Times New Roman" w:cs="Times New Roman"/>
          <w:sz w:val="24"/>
          <w:szCs w:val="24"/>
        </w:rPr>
        <w:t xml:space="preserve">, but they both should track general trends (e.g. increasing extracted chlorophyll will also show as increasing </w:t>
      </w:r>
      <w:r w:rsidR="007A2CEA">
        <w:rPr>
          <w:rFonts w:ascii="Times New Roman" w:eastAsia="Times New Roman" w:hAnsi="Times New Roman" w:cs="Times New Roman"/>
          <w:i/>
          <w:iCs/>
          <w:sz w:val="24"/>
          <w:szCs w:val="24"/>
        </w:rPr>
        <w:t>in situ</w:t>
      </w:r>
      <w:r w:rsidR="007A2CEA">
        <w:rPr>
          <w:rFonts w:ascii="Times New Roman" w:eastAsia="Times New Roman" w:hAnsi="Times New Roman" w:cs="Times New Roman"/>
          <w:sz w:val="24"/>
          <w:szCs w:val="24"/>
        </w:rPr>
        <w:t xml:space="preserve"> chlorophyll).</w:t>
      </w:r>
    </w:p>
    <w:p w14:paraId="7F44F206" w14:textId="77777777" w:rsidR="00124E33" w:rsidRPr="00124E33" w:rsidRDefault="00124E33" w:rsidP="4580DFBB">
      <w:pPr>
        <w:spacing w:after="0" w:line="240" w:lineRule="auto"/>
        <w:rPr>
          <w:rFonts w:ascii="Times New Roman" w:eastAsia="Times New Roman" w:hAnsi="Times New Roman" w:cs="Times New Roman"/>
          <w:sz w:val="24"/>
          <w:szCs w:val="24"/>
        </w:rPr>
      </w:pPr>
    </w:p>
    <w:p w14:paraId="700E6B54" w14:textId="4CC537EB" w:rsidR="005B7EE1" w:rsidRDefault="005B7EE1" w:rsidP="4580DFBB">
      <w:pPr>
        <w:pStyle w:val="Heading2"/>
        <w:rPr>
          <w:rFonts w:ascii="Times New Roman" w:hAnsi="Times New Roman"/>
          <w:sz w:val="24"/>
          <w:szCs w:val="24"/>
        </w:rPr>
      </w:pPr>
      <w:bookmarkStart w:id="62" w:name="_Toc531072428"/>
      <w:r w:rsidRPr="4580DFBB">
        <w:rPr>
          <w:rFonts w:ascii="Times New Roman" w:hAnsi="Times New Roman"/>
          <w:sz w:val="24"/>
          <w:szCs w:val="24"/>
        </w:rPr>
        <w:t>D</w:t>
      </w:r>
      <w:r w:rsidR="00D23CE0" w:rsidRPr="4580DFBB">
        <w:rPr>
          <w:rFonts w:ascii="Times New Roman" w:hAnsi="Times New Roman"/>
          <w:sz w:val="24"/>
          <w:szCs w:val="24"/>
        </w:rPr>
        <w:t>3</w:t>
      </w:r>
      <w:r w:rsidRPr="4580DFBB">
        <w:rPr>
          <w:rFonts w:ascii="Times New Roman" w:hAnsi="Times New Roman"/>
          <w:sz w:val="24"/>
          <w:szCs w:val="24"/>
        </w:rPr>
        <w:t>. Analysis and Reconciliation with User Requirements</w:t>
      </w:r>
      <w:bookmarkEnd w:id="62"/>
    </w:p>
    <w:p w14:paraId="74387651" w14:textId="77777777" w:rsidR="00CB78F9" w:rsidRDefault="00CB78F9" w:rsidP="4580DFBB">
      <w:pPr>
        <w:spacing w:after="0" w:line="240" w:lineRule="auto"/>
        <w:rPr>
          <w:rFonts w:ascii="Times New Roman" w:eastAsia="Times New Roman" w:hAnsi="Times New Roman" w:cs="Times New Roman"/>
          <w:sz w:val="24"/>
          <w:szCs w:val="24"/>
        </w:rPr>
      </w:pPr>
    </w:p>
    <w:p w14:paraId="351FF019" w14:textId="35472F3A" w:rsidR="00CB78F9" w:rsidRPr="007A2CEA" w:rsidRDefault="007A2CEA" w:rsidP="4580DFB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original questions for this project are to quantify the temporal and spatial variation of HABs in two Cape Cod ponds, but there will likely be additional questions that these data may be used to address.  Given the nature of these questions, it is not possible to determine appropriate analysis methods </w:t>
      </w:r>
      <w:r>
        <w:rPr>
          <w:rFonts w:ascii="Times New Roman" w:eastAsia="Times New Roman" w:hAnsi="Times New Roman" w:cs="Times New Roman"/>
          <w:i/>
          <w:iCs/>
          <w:sz w:val="24"/>
          <w:szCs w:val="24"/>
        </w:rPr>
        <w:t xml:space="preserve">a priori. </w:t>
      </w:r>
      <w:r>
        <w:rPr>
          <w:rFonts w:ascii="Times New Roman" w:eastAsia="Times New Roman" w:hAnsi="Times New Roman" w:cs="Times New Roman"/>
          <w:sz w:val="24"/>
          <w:szCs w:val="24"/>
        </w:rPr>
        <w:t>In general, we will use appropriate spatial and time-series statistical and visualization techniques to analyze the data for trends and associations.  Appropriate measures of uncertainty (e.g. probability distributions, confidence limits, etc.) will be used to convey appropriate limitations.</w:t>
      </w:r>
    </w:p>
    <w:p w14:paraId="3CEEC6BD" w14:textId="77777777" w:rsidR="00725516" w:rsidRDefault="00251D61" w:rsidP="4580DFBB">
      <w:pPr>
        <w:pStyle w:val="Heading1"/>
        <w:rPr>
          <w:rFonts w:ascii="Times New Roman" w:eastAsia="Times New Roman" w:hAnsi="Times New Roman" w:cs="Times New Roman"/>
          <w:sz w:val="24"/>
          <w:szCs w:val="24"/>
        </w:rPr>
      </w:pPr>
      <w:bookmarkStart w:id="63" w:name="_Toc531072429"/>
      <w:r w:rsidRPr="4580DFBB">
        <w:rPr>
          <w:rFonts w:ascii="Times New Roman" w:eastAsia="Times New Roman" w:hAnsi="Times New Roman" w:cs="Times New Roman"/>
          <w:sz w:val="24"/>
          <w:szCs w:val="24"/>
        </w:rPr>
        <w:t xml:space="preserve">E. References </w:t>
      </w:r>
      <w:bookmarkEnd w:id="63"/>
    </w:p>
    <w:p w14:paraId="43C79959" w14:textId="5B52CE29" w:rsidR="00B421E9" w:rsidRDefault="00B421E9" w:rsidP="4580DFBB">
      <w:pPr>
        <w:spacing w:after="0" w:line="240" w:lineRule="auto"/>
        <w:rPr>
          <w:rFonts w:ascii="Times New Roman" w:eastAsia="Times New Roman" w:hAnsi="Times New Roman" w:cs="Times New Roman"/>
          <w:sz w:val="24"/>
          <w:szCs w:val="24"/>
        </w:rPr>
      </w:pPr>
    </w:p>
    <w:p w14:paraId="664083E5" w14:textId="19AB0082" w:rsidR="00FD0409" w:rsidRDefault="00FD0409" w:rsidP="4580DFBB">
      <w:pPr>
        <w:rPr>
          <w:rFonts w:ascii="Times New Roman" w:eastAsia="Times New Roman" w:hAnsi="Times New Roman" w:cs="Times New Roman"/>
          <w:sz w:val="24"/>
          <w:szCs w:val="24"/>
        </w:rPr>
      </w:pPr>
      <w:proofErr w:type="spellStart"/>
      <w:r w:rsidRPr="4580DFBB">
        <w:rPr>
          <w:rFonts w:ascii="Times New Roman" w:eastAsia="Times New Roman" w:hAnsi="Times New Roman" w:cs="Times New Roman"/>
          <w:sz w:val="24"/>
          <w:szCs w:val="24"/>
        </w:rPr>
        <w:lastRenderedPageBreak/>
        <w:t>Kasinak</w:t>
      </w:r>
      <w:proofErr w:type="spellEnd"/>
      <w:r w:rsidRPr="4580DFBB">
        <w:rPr>
          <w:rFonts w:ascii="Times New Roman" w:eastAsia="Times New Roman" w:hAnsi="Times New Roman" w:cs="Times New Roman"/>
          <w:sz w:val="24"/>
          <w:szCs w:val="24"/>
        </w:rPr>
        <w:t xml:space="preserve">, J-M, B. Holt, M. </w:t>
      </w:r>
      <w:proofErr w:type="spellStart"/>
      <w:r w:rsidRPr="4580DFBB">
        <w:rPr>
          <w:rFonts w:ascii="Times New Roman" w:eastAsia="Times New Roman" w:hAnsi="Times New Roman" w:cs="Times New Roman"/>
          <w:sz w:val="24"/>
          <w:szCs w:val="24"/>
        </w:rPr>
        <w:t>Chislock</w:t>
      </w:r>
      <w:proofErr w:type="spellEnd"/>
      <w:r w:rsidRPr="4580DFBB">
        <w:rPr>
          <w:rFonts w:ascii="Times New Roman" w:eastAsia="Times New Roman" w:hAnsi="Times New Roman" w:cs="Times New Roman"/>
          <w:sz w:val="24"/>
          <w:szCs w:val="24"/>
        </w:rPr>
        <w:t>, and A. Wilson. 2015. Benchtop Fluorometry of Phycocyanin as a Rapid Approach for Estimating Cyanobacterial Biovolume. Journal of Plankton Research 37: 248-257.</w:t>
      </w:r>
    </w:p>
    <w:p w14:paraId="503F34B2" w14:textId="10FAD894" w:rsidR="00EA7DC7" w:rsidRDefault="00EA7DC7" w:rsidP="4580DFB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Mack, H.R., J. Conroy, K. Blocksom, R. Stein, and S. </w:t>
      </w:r>
      <w:proofErr w:type="spellStart"/>
      <w:r>
        <w:rPr>
          <w:rFonts w:ascii="Times New Roman" w:eastAsia="Times New Roman" w:hAnsi="Times New Roman" w:cs="Times New Roman"/>
          <w:sz w:val="24"/>
          <w:szCs w:val="24"/>
        </w:rPr>
        <w:t>Ludsin</w:t>
      </w:r>
      <w:proofErr w:type="spellEnd"/>
      <w:r>
        <w:rPr>
          <w:rFonts w:ascii="Times New Roman" w:eastAsia="Times New Roman" w:hAnsi="Times New Roman" w:cs="Times New Roman"/>
          <w:sz w:val="24"/>
          <w:szCs w:val="24"/>
        </w:rPr>
        <w:t>.  2012. A comparative analysis of zooplankton field collection and sample enumeration methods. Limnology and Oceanography: Methods 10:41-53.</w:t>
      </w:r>
    </w:p>
    <w:p w14:paraId="26AAA822" w14:textId="43F1FBB8" w:rsidR="00FD0409"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USEPA. 1993. Method 350.1 Determination of Ammonia Nitrogen by Semi-Automated Colorimetry. U.S. Environmental Protection Agency, Cincinnati, OH.</w:t>
      </w:r>
    </w:p>
    <w:p w14:paraId="4B2F2B1F" w14:textId="587B204C" w:rsidR="00FD0409"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USEPA. 1993. Method 353.2 Determination of Nitrate-Nitrite Nitrogen by Automated Colorimetry. U.S. Environmental Protection Agency, Cincinnati, OH.</w:t>
      </w:r>
    </w:p>
    <w:p w14:paraId="78FC5DE4" w14:textId="7D672235" w:rsidR="00FD0409" w:rsidRPr="00AA369B"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USEPA. 1993. Method 365.1 Determination of Phosphorus by Semi-Automated Colorimetry. U.S. Environmental Protection Agency, Cincinnati, OH.</w:t>
      </w:r>
    </w:p>
    <w:p w14:paraId="2B4440F8" w14:textId="28B78F4C" w:rsidR="00FD0409"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USEPA. 2011. 2012 National Lakes Assessment, Field Operations Manual. EPA 841-B-11-003. U.S. Environmental Protection Agency, Washington, D.C.</w:t>
      </w:r>
    </w:p>
    <w:p w14:paraId="00FDC388" w14:textId="0C137292" w:rsidR="00FD0409"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USEPA. 2012. 2012 National Lakes Assessment, Laboratory Operations Manual. EPA 841-B-11-004. U.S. Environmental Protection Agency, Washington, D.C.</w:t>
      </w:r>
    </w:p>
    <w:p w14:paraId="7BD0553D" w14:textId="34490F81" w:rsidR="00FD0409"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USEPA. 2013. Nutrient Analysis by the Astoria-Pacific Astoria2 Micro-Segmented Flow Autoanalyzer. Atlantic Ecology Division, Narragansett, RI.</w:t>
      </w:r>
    </w:p>
    <w:p w14:paraId="29DBF923" w14:textId="33379F3A" w:rsidR="00FD0409"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USEPA. 2016. Method 546 Determination of Total Microcystins and Nodularins in Drinking Water and Ambient Water by Adda Enzyme-Linked Immunosorbent Assay. U.S. Environmental Protection Agency, Cincinnati, OH.</w:t>
      </w:r>
    </w:p>
    <w:p w14:paraId="76F18DC7" w14:textId="77777777" w:rsidR="00FD0409"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USEPA. 2016. Non-Acid Determination of Chlorophyll </w:t>
      </w:r>
      <w:r w:rsidRPr="4580DFBB">
        <w:rPr>
          <w:rFonts w:ascii="Times New Roman" w:eastAsia="Times New Roman" w:hAnsi="Times New Roman" w:cs="Times New Roman"/>
          <w:i/>
          <w:iCs/>
          <w:sz w:val="24"/>
          <w:szCs w:val="24"/>
        </w:rPr>
        <w:t>a</w:t>
      </w:r>
      <w:r w:rsidRPr="4580DFBB">
        <w:rPr>
          <w:rFonts w:ascii="Times New Roman" w:eastAsia="Times New Roman" w:hAnsi="Times New Roman" w:cs="Times New Roman"/>
          <w:sz w:val="24"/>
          <w:szCs w:val="24"/>
        </w:rPr>
        <w:t xml:space="preserve"> Using a Turner Designs Trilogy Fluorometer. Atlantic Ecology Division, Narragansett, RI.</w:t>
      </w:r>
    </w:p>
    <w:p w14:paraId="12BBEB24" w14:textId="4E387B4D" w:rsidR="00B421E9" w:rsidRDefault="00B421E9" w:rsidP="4580DFBB">
      <w:pPr>
        <w:spacing w:after="0" w:line="240" w:lineRule="auto"/>
        <w:rPr>
          <w:rFonts w:ascii="Times New Roman" w:eastAsia="Times New Roman" w:hAnsi="Times New Roman" w:cs="Times New Roman"/>
          <w:sz w:val="24"/>
          <w:szCs w:val="24"/>
        </w:rPr>
      </w:pPr>
    </w:p>
    <w:p w14:paraId="67DF0DCA" w14:textId="7320EFE5" w:rsidR="00B421E9" w:rsidRDefault="00B421E9" w:rsidP="4580DFBB">
      <w:pPr>
        <w:spacing w:after="0" w:line="240" w:lineRule="auto"/>
        <w:rPr>
          <w:rFonts w:ascii="Times New Roman" w:eastAsia="Times New Roman" w:hAnsi="Times New Roman" w:cs="Times New Roman"/>
          <w:sz w:val="24"/>
          <w:szCs w:val="24"/>
        </w:rPr>
      </w:pPr>
    </w:p>
    <w:p w14:paraId="51A02B83" w14:textId="08B21C3B" w:rsidR="00B421E9" w:rsidRDefault="00B421E9" w:rsidP="4580DFBB">
      <w:pPr>
        <w:spacing w:after="0" w:line="240" w:lineRule="auto"/>
        <w:rPr>
          <w:rFonts w:ascii="Times New Roman" w:eastAsia="Times New Roman" w:hAnsi="Times New Roman" w:cs="Times New Roman"/>
          <w:sz w:val="24"/>
          <w:szCs w:val="24"/>
        </w:rPr>
      </w:pPr>
    </w:p>
    <w:p w14:paraId="33F1BC88" w14:textId="5BDA709E" w:rsidR="00B421E9" w:rsidRDefault="00B421E9" w:rsidP="4580DFBB">
      <w:pPr>
        <w:spacing w:after="0" w:line="240" w:lineRule="auto"/>
        <w:rPr>
          <w:rFonts w:ascii="Times New Roman" w:eastAsia="Times New Roman" w:hAnsi="Times New Roman" w:cs="Times New Roman"/>
          <w:sz w:val="24"/>
          <w:szCs w:val="24"/>
        </w:rPr>
      </w:pPr>
    </w:p>
    <w:p w14:paraId="661F349D" w14:textId="5632555B" w:rsidR="00B421E9" w:rsidRDefault="00B421E9" w:rsidP="4580DFBB">
      <w:pPr>
        <w:spacing w:after="0" w:line="240" w:lineRule="auto"/>
        <w:rPr>
          <w:rFonts w:ascii="Times New Roman" w:eastAsia="Times New Roman" w:hAnsi="Times New Roman" w:cs="Times New Roman"/>
          <w:sz w:val="24"/>
          <w:szCs w:val="24"/>
        </w:rPr>
      </w:pPr>
    </w:p>
    <w:p w14:paraId="64017A98" w14:textId="27C900B2" w:rsidR="00B421E9" w:rsidRDefault="00B421E9" w:rsidP="4580DFBB">
      <w:pPr>
        <w:spacing w:after="0" w:line="240" w:lineRule="auto"/>
        <w:rPr>
          <w:rFonts w:ascii="Times New Roman" w:eastAsia="Times New Roman" w:hAnsi="Times New Roman" w:cs="Times New Roman"/>
          <w:sz w:val="24"/>
          <w:szCs w:val="24"/>
        </w:rPr>
      </w:pPr>
    </w:p>
    <w:p w14:paraId="652C8095" w14:textId="774DBEC0" w:rsidR="00B421E9" w:rsidRDefault="00B421E9" w:rsidP="4580DFBB">
      <w:pPr>
        <w:spacing w:after="0" w:line="240" w:lineRule="auto"/>
        <w:rPr>
          <w:rFonts w:ascii="Times New Roman" w:eastAsia="Times New Roman" w:hAnsi="Times New Roman" w:cs="Times New Roman"/>
          <w:sz w:val="24"/>
          <w:szCs w:val="24"/>
        </w:rPr>
      </w:pPr>
    </w:p>
    <w:p w14:paraId="7C9BB7CB" w14:textId="7CE6E43F" w:rsidR="00B421E9" w:rsidRDefault="00B421E9" w:rsidP="4580DFBB">
      <w:pPr>
        <w:spacing w:after="0" w:line="240" w:lineRule="auto"/>
        <w:rPr>
          <w:rFonts w:ascii="Times New Roman" w:eastAsia="Times New Roman" w:hAnsi="Times New Roman" w:cs="Times New Roman"/>
          <w:sz w:val="24"/>
          <w:szCs w:val="24"/>
        </w:rPr>
      </w:pPr>
    </w:p>
    <w:p w14:paraId="40CF4EAE" w14:textId="6C0A448C" w:rsidR="00B421E9" w:rsidRDefault="00B421E9" w:rsidP="4580DFBB">
      <w:pPr>
        <w:spacing w:after="0" w:line="240" w:lineRule="auto"/>
        <w:rPr>
          <w:rFonts w:ascii="Times New Roman" w:eastAsia="Times New Roman" w:hAnsi="Times New Roman" w:cs="Times New Roman"/>
          <w:sz w:val="24"/>
          <w:szCs w:val="24"/>
        </w:rPr>
      </w:pPr>
    </w:p>
    <w:p w14:paraId="60F498CE" w14:textId="2297110C" w:rsidR="00B421E9" w:rsidRDefault="00B421E9" w:rsidP="4580DFBB">
      <w:pPr>
        <w:spacing w:after="0" w:line="240" w:lineRule="auto"/>
        <w:rPr>
          <w:rFonts w:ascii="Times New Roman" w:eastAsia="Times New Roman" w:hAnsi="Times New Roman" w:cs="Times New Roman"/>
          <w:sz w:val="24"/>
          <w:szCs w:val="24"/>
        </w:rPr>
      </w:pPr>
    </w:p>
    <w:p w14:paraId="1875B6A7" w14:textId="76ECEE78" w:rsidR="00B421E9" w:rsidRDefault="00B421E9" w:rsidP="4580DFBB">
      <w:pPr>
        <w:spacing w:after="0" w:line="240" w:lineRule="auto"/>
        <w:rPr>
          <w:rFonts w:ascii="Times New Roman" w:eastAsia="Times New Roman" w:hAnsi="Times New Roman" w:cs="Times New Roman"/>
          <w:sz w:val="24"/>
          <w:szCs w:val="24"/>
        </w:rPr>
      </w:pPr>
    </w:p>
    <w:p w14:paraId="7A856E92" w14:textId="6BEFD657" w:rsidR="00B421E9" w:rsidRDefault="00B421E9" w:rsidP="4580DFBB">
      <w:pPr>
        <w:spacing w:after="0" w:line="240" w:lineRule="auto"/>
        <w:rPr>
          <w:rFonts w:ascii="Times New Roman" w:eastAsia="Times New Roman" w:hAnsi="Times New Roman" w:cs="Times New Roman"/>
          <w:sz w:val="24"/>
          <w:szCs w:val="24"/>
        </w:rPr>
      </w:pPr>
    </w:p>
    <w:p w14:paraId="6AFEB8D2" w14:textId="49053BD0" w:rsidR="00B421E9" w:rsidRDefault="00B421E9" w:rsidP="4580DFBB">
      <w:pPr>
        <w:spacing w:after="0" w:line="240" w:lineRule="auto"/>
        <w:rPr>
          <w:rFonts w:ascii="Times New Roman" w:eastAsia="Times New Roman" w:hAnsi="Times New Roman" w:cs="Times New Roman"/>
          <w:sz w:val="24"/>
          <w:szCs w:val="24"/>
        </w:rPr>
      </w:pPr>
    </w:p>
    <w:p w14:paraId="68D46736" w14:textId="37887BDA" w:rsidR="00B421E9" w:rsidRDefault="00B421E9" w:rsidP="4580DFBB">
      <w:pPr>
        <w:spacing w:after="0" w:line="240" w:lineRule="auto"/>
        <w:rPr>
          <w:rFonts w:ascii="Times New Roman" w:eastAsia="Times New Roman" w:hAnsi="Times New Roman" w:cs="Times New Roman"/>
          <w:sz w:val="24"/>
          <w:szCs w:val="24"/>
        </w:rPr>
      </w:pPr>
    </w:p>
    <w:p w14:paraId="06911EBA" w14:textId="2F32A367" w:rsidR="00F22DBC" w:rsidRDefault="00F22DBC">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44B380C8" w14:textId="77777777" w:rsidR="00B421E9" w:rsidRDefault="00B421E9" w:rsidP="4580DFBB">
      <w:pPr>
        <w:spacing w:after="0" w:line="240" w:lineRule="auto"/>
        <w:rPr>
          <w:rFonts w:ascii="Times New Roman" w:eastAsia="Times New Roman" w:hAnsi="Times New Roman" w:cs="Times New Roman"/>
          <w:sz w:val="24"/>
          <w:szCs w:val="24"/>
        </w:rPr>
      </w:pPr>
    </w:p>
    <w:p w14:paraId="1F883373" w14:textId="5AACF3BF" w:rsidR="00B421E9" w:rsidRPr="002F37E0" w:rsidRDefault="00B421E9" w:rsidP="4580DFBB">
      <w:pPr>
        <w:tabs>
          <w:tab w:val="left" w:pos="540"/>
          <w:tab w:val="left" w:pos="900"/>
          <w:tab w:val="left" w:pos="2160"/>
        </w:tabs>
        <w:rPr>
          <w:rFonts w:ascii="Times New Roman" w:eastAsia="Times New Roman" w:hAnsi="Times New Roman" w:cs="Times New Roman"/>
          <w:color w:val="000000"/>
          <w:sz w:val="24"/>
          <w:szCs w:val="24"/>
        </w:rPr>
      </w:pPr>
      <w:r w:rsidRPr="001F4D4D">
        <w:rPr>
          <w:rFonts w:ascii="Times New Roman" w:eastAsia="Times New Roman" w:hAnsi="Times New Roman" w:cs="Times New Roman"/>
          <w:b/>
          <w:bCs/>
          <w:color w:val="000000" w:themeColor="text1"/>
          <w:sz w:val="24"/>
          <w:szCs w:val="24"/>
        </w:rPr>
        <w:t>Table 1:  YSI</w:t>
      </w:r>
      <w:r w:rsidR="00FD0409" w:rsidRPr="001F4D4D">
        <w:rPr>
          <w:rFonts w:ascii="Times New Roman" w:eastAsia="Times New Roman" w:hAnsi="Times New Roman" w:cs="Times New Roman"/>
          <w:b/>
          <w:bCs/>
          <w:color w:val="000000" w:themeColor="text1"/>
          <w:sz w:val="24"/>
          <w:szCs w:val="24"/>
        </w:rPr>
        <w:t xml:space="preserve"> EXO 2</w:t>
      </w:r>
      <w:r w:rsidRPr="001F4D4D">
        <w:rPr>
          <w:rFonts w:ascii="Times New Roman" w:eastAsia="Times New Roman" w:hAnsi="Times New Roman" w:cs="Times New Roman"/>
          <w:b/>
          <w:bCs/>
          <w:color w:val="000000" w:themeColor="text1"/>
          <w:sz w:val="24"/>
          <w:szCs w:val="24"/>
        </w:rPr>
        <w:t xml:space="preserve"> sonde probe specifications</w:t>
      </w:r>
    </w:p>
    <w:p w14:paraId="472A938D" w14:textId="77777777" w:rsidR="00B421E9" w:rsidRPr="002F37E0" w:rsidRDefault="00B421E9" w:rsidP="4580DFBB">
      <w:pPr>
        <w:tabs>
          <w:tab w:val="left" w:pos="540"/>
          <w:tab w:val="left" w:pos="900"/>
          <w:tab w:val="left" w:pos="2160"/>
        </w:tabs>
        <w:rPr>
          <w:rFonts w:ascii="Times New Roman" w:eastAsia="Times New Roman" w:hAnsi="Times New Roman" w:cs="Times New Roman"/>
          <w:color w:val="000000"/>
          <w:sz w:val="24"/>
          <w:szCs w:val="24"/>
        </w:rPr>
      </w:pPr>
    </w:p>
    <w:p w14:paraId="476B5AB8" w14:textId="77777777" w:rsidR="00B421E9" w:rsidRDefault="00B421E9" w:rsidP="4580DFBB">
      <w:pPr>
        <w:rPr>
          <w:rFonts w:ascii="Times New Roman" w:eastAsia="Times New Roman" w:hAnsi="Times New Roman" w:cs="Times New Roman"/>
          <w:color w:val="006600"/>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1440"/>
        <w:gridCol w:w="1800"/>
        <w:gridCol w:w="1440"/>
      </w:tblGrid>
      <w:tr w:rsidR="00B421E9" w:rsidRPr="006C5CF3" w14:paraId="45CD2AD2" w14:textId="77777777" w:rsidTr="4580DFBB">
        <w:tc>
          <w:tcPr>
            <w:tcW w:w="1795" w:type="dxa"/>
            <w:shd w:val="clear" w:color="auto" w:fill="auto"/>
          </w:tcPr>
          <w:p w14:paraId="7C841E28" w14:textId="77777777" w:rsidR="00B421E9" w:rsidRPr="006C5CF3" w:rsidRDefault="00B421E9" w:rsidP="4580DFBB">
            <w:pPr>
              <w:rPr>
                <w:rFonts w:ascii="Times New Roman" w:eastAsia="Times New Roman" w:hAnsi="Times New Roman" w:cs="Times New Roman"/>
                <w:sz w:val="24"/>
                <w:szCs w:val="24"/>
              </w:rPr>
            </w:pPr>
          </w:p>
        </w:tc>
        <w:tc>
          <w:tcPr>
            <w:tcW w:w="1440" w:type="dxa"/>
            <w:shd w:val="clear" w:color="auto" w:fill="auto"/>
          </w:tcPr>
          <w:p w14:paraId="7385D226"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Range</w:t>
            </w:r>
          </w:p>
        </w:tc>
        <w:tc>
          <w:tcPr>
            <w:tcW w:w="1800" w:type="dxa"/>
            <w:shd w:val="clear" w:color="auto" w:fill="auto"/>
          </w:tcPr>
          <w:p w14:paraId="6FDBF21D"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Accuracy</w:t>
            </w:r>
          </w:p>
        </w:tc>
        <w:tc>
          <w:tcPr>
            <w:tcW w:w="1440" w:type="dxa"/>
            <w:shd w:val="clear" w:color="auto" w:fill="auto"/>
          </w:tcPr>
          <w:p w14:paraId="63E43B8B"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Resolution</w:t>
            </w:r>
          </w:p>
        </w:tc>
      </w:tr>
      <w:tr w:rsidR="00B421E9" w:rsidRPr="006C5CF3" w14:paraId="3A6CBAAC" w14:textId="77777777" w:rsidTr="4580DFBB">
        <w:tc>
          <w:tcPr>
            <w:tcW w:w="1795" w:type="dxa"/>
            <w:shd w:val="clear" w:color="auto" w:fill="auto"/>
          </w:tcPr>
          <w:p w14:paraId="6AF0A6A2"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Temperature</w:t>
            </w:r>
          </w:p>
        </w:tc>
        <w:tc>
          <w:tcPr>
            <w:tcW w:w="1440" w:type="dxa"/>
            <w:shd w:val="clear" w:color="auto" w:fill="auto"/>
          </w:tcPr>
          <w:p w14:paraId="2D3587B8" w14:textId="5789169C"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-5-50 °C</w:t>
            </w:r>
          </w:p>
        </w:tc>
        <w:tc>
          <w:tcPr>
            <w:tcW w:w="1800" w:type="dxa"/>
            <w:shd w:val="clear" w:color="auto" w:fill="auto"/>
          </w:tcPr>
          <w:p w14:paraId="79A462D9"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0.2 °C</w:t>
            </w:r>
          </w:p>
        </w:tc>
        <w:tc>
          <w:tcPr>
            <w:tcW w:w="1440" w:type="dxa"/>
            <w:shd w:val="clear" w:color="auto" w:fill="auto"/>
          </w:tcPr>
          <w:p w14:paraId="32712A33" w14:textId="331BDBDF"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0.001 °C</w:t>
            </w:r>
          </w:p>
        </w:tc>
      </w:tr>
      <w:tr w:rsidR="00B421E9" w:rsidRPr="006C5CF3" w14:paraId="5F1DA107" w14:textId="77777777" w:rsidTr="4580DFBB">
        <w:tc>
          <w:tcPr>
            <w:tcW w:w="1795" w:type="dxa"/>
            <w:shd w:val="clear" w:color="auto" w:fill="auto"/>
          </w:tcPr>
          <w:p w14:paraId="784231A5"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Dissolved oxygen</w:t>
            </w:r>
          </w:p>
        </w:tc>
        <w:tc>
          <w:tcPr>
            <w:tcW w:w="1440" w:type="dxa"/>
            <w:shd w:val="clear" w:color="auto" w:fill="auto"/>
          </w:tcPr>
          <w:p w14:paraId="1E778CFE"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0-50 mg/L</w:t>
            </w:r>
          </w:p>
        </w:tc>
        <w:tc>
          <w:tcPr>
            <w:tcW w:w="1800" w:type="dxa"/>
            <w:shd w:val="clear" w:color="auto" w:fill="auto"/>
          </w:tcPr>
          <w:p w14:paraId="6B689E19" w14:textId="6B54EC09"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(0-20 mg/L: ± 0.1 mg/L or 1.0% of reading; 20-50 mg/L: ± 5% of reading)</w:t>
            </w:r>
          </w:p>
        </w:tc>
        <w:tc>
          <w:tcPr>
            <w:tcW w:w="1440" w:type="dxa"/>
            <w:shd w:val="clear" w:color="auto" w:fill="auto"/>
          </w:tcPr>
          <w:p w14:paraId="27861D45"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0.01 mg/L</w:t>
            </w:r>
          </w:p>
        </w:tc>
      </w:tr>
      <w:tr w:rsidR="00B421E9" w:rsidRPr="006C5CF3" w14:paraId="1F78ABDA" w14:textId="77777777" w:rsidTr="4580DFBB">
        <w:tc>
          <w:tcPr>
            <w:tcW w:w="1795" w:type="dxa"/>
            <w:shd w:val="clear" w:color="auto" w:fill="auto"/>
          </w:tcPr>
          <w:p w14:paraId="0EB775E5"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pH</w:t>
            </w:r>
          </w:p>
        </w:tc>
        <w:tc>
          <w:tcPr>
            <w:tcW w:w="1440" w:type="dxa"/>
            <w:shd w:val="clear" w:color="auto" w:fill="auto"/>
          </w:tcPr>
          <w:p w14:paraId="2F327855"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0-14</w:t>
            </w:r>
          </w:p>
        </w:tc>
        <w:tc>
          <w:tcPr>
            <w:tcW w:w="1800" w:type="dxa"/>
            <w:shd w:val="clear" w:color="auto" w:fill="auto"/>
          </w:tcPr>
          <w:p w14:paraId="3E3F19D0"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0.2</w:t>
            </w:r>
          </w:p>
        </w:tc>
        <w:tc>
          <w:tcPr>
            <w:tcW w:w="1440" w:type="dxa"/>
            <w:shd w:val="clear" w:color="auto" w:fill="auto"/>
          </w:tcPr>
          <w:p w14:paraId="15CE1E9A"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0.01</w:t>
            </w:r>
          </w:p>
        </w:tc>
      </w:tr>
      <w:tr w:rsidR="00B421E9" w:rsidRPr="006C5CF3" w14:paraId="5E0EC94C" w14:textId="77777777" w:rsidTr="4580DFBB">
        <w:tc>
          <w:tcPr>
            <w:tcW w:w="1795" w:type="dxa"/>
            <w:shd w:val="clear" w:color="auto" w:fill="auto"/>
          </w:tcPr>
          <w:p w14:paraId="5BF1B44A"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Conductivity</w:t>
            </w:r>
          </w:p>
        </w:tc>
        <w:tc>
          <w:tcPr>
            <w:tcW w:w="1440" w:type="dxa"/>
            <w:shd w:val="clear" w:color="auto" w:fill="auto"/>
          </w:tcPr>
          <w:p w14:paraId="629E5FCF" w14:textId="70D52EB9"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0-</w:t>
            </w:r>
            <w:r w:rsidR="001F4D4D">
              <w:rPr>
                <w:rFonts w:ascii="Times New Roman" w:eastAsia="Times New Roman" w:hAnsi="Times New Roman" w:cs="Times New Roman"/>
                <w:sz w:val="24"/>
                <w:szCs w:val="24"/>
              </w:rPr>
              <w:t>100000 µS/cm</w:t>
            </w:r>
          </w:p>
        </w:tc>
        <w:tc>
          <w:tcPr>
            <w:tcW w:w="1800" w:type="dxa"/>
            <w:shd w:val="clear" w:color="auto" w:fill="auto"/>
          </w:tcPr>
          <w:p w14:paraId="70CE7BBC" w14:textId="6A5BB56C"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w:t>
            </w:r>
            <w:r w:rsidR="6CC02564" w:rsidRPr="4580DFBB">
              <w:rPr>
                <w:rFonts w:ascii="Times New Roman" w:eastAsia="Times New Roman" w:hAnsi="Times New Roman" w:cs="Times New Roman"/>
                <w:sz w:val="24"/>
                <w:szCs w:val="24"/>
              </w:rPr>
              <w:t>1.0</w:t>
            </w:r>
            <w:r w:rsidRPr="4580DFBB">
              <w:rPr>
                <w:rFonts w:ascii="Times New Roman" w:eastAsia="Times New Roman" w:hAnsi="Times New Roman" w:cs="Times New Roman"/>
                <w:sz w:val="24"/>
                <w:szCs w:val="24"/>
              </w:rPr>
              <w:t xml:space="preserve"> % of reading or </w:t>
            </w:r>
            <w:r w:rsidR="001F4D4D">
              <w:rPr>
                <w:rFonts w:ascii="Times New Roman" w:eastAsia="Times New Roman" w:hAnsi="Times New Roman" w:cs="Times New Roman"/>
                <w:sz w:val="24"/>
                <w:szCs w:val="24"/>
              </w:rPr>
              <w:t>2 µS/cm</w:t>
            </w:r>
            <w:r w:rsidRPr="4580DFBB">
              <w:rPr>
                <w:rFonts w:ascii="Times New Roman" w:eastAsia="Times New Roman" w:hAnsi="Times New Roman" w:cs="Times New Roman"/>
                <w:sz w:val="24"/>
                <w:szCs w:val="24"/>
              </w:rPr>
              <w:t>)</w:t>
            </w:r>
          </w:p>
        </w:tc>
        <w:tc>
          <w:tcPr>
            <w:tcW w:w="1440" w:type="dxa"/>
            <w:shd w:val="clear" w:color="auto" w:fill="auto"/>
          </w:tcPr>
          <w:p w14:paraId="3C6DDEF2" w14:textId="515038CE" w:rsidR="00B421E9" w:rsidRPr="006C5CF3" w:rsidRDefault="001F4D4D" w:rsidP="4580DFBB">
            <w:pPr>
              <w:rPr>
                <w:rFonts w:ascii="Times New Roman" w:eastAsia="Times New Roman" w:hAnsi="Times New Roman" w:cs="Times New Roman"/>
                <w:sz w:val="24"/>
                <w:szCs w:val="24"/>
              </w:rPr>
            </w:pPr>
            <w:r>
              <w:rPr>
                <w:rFonts w:ascii="Times New Roman" w:eastAsia="Times New Roman" w:hAnsi="Times New Roman" w:cs="Times New Roman"/>
                <w:sz w:val="24"/>
                <w:szCs w:val="24"/>
              </w:rPr>
              <w:t>Range-dependent (0.1 µS/cm -10 µS/cm)</w:t>
            </w:r>
          </w:p>
        </w:tc>
      </w:tr>
      <w:tr w:rsidR="00F124AB" w:rsidRPr="006C5CF3" w14:paraId="6B4D3446" w14:textId="77777777" w:rsidTr="4580DFBB">
        <w:tc>
          <w:tcPr>
            <w:tcW w:w="1795" w:type="dxa"/>
            <w:shd w:val="clear" w:color="auto" w:fill="auto"/>
          </w:tcPr>
          <w:p w14:paraId="64C61E99" w14:textId="234C02DF" w:rsidR="00F124AB" w:rsidRPr="006C5CF3" w:rsidRDefault="6CC02564"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Chlorophyll a</w:t>
            </w:r>
          </w:p>
        </w:tc>
        <w:tc>
          <w:tcPr>
            <w:tcW w:w="1440" w:type="dxa"/>
            <w:shd w:val="clear" w:color="auto" w:fill="auto"/>
          </w:tcPr>
          <w:p w14:paraId="1F90CD0B" w14:textId="739CD5F1" w:rsidR="00F124AB" w:rsidRPr="006C5CF3" w:rsidRDefault="6CC02564"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0-100 </w:t>
            </w:r>
            <w:proofErr w:type="spellStart"/>
            <w:r w:rsidRPr="4580DFBB">
              <w:rPr>
                <w:rFonts w:ascii="Times New Roman" w:eastAsia="Times New Roman" w:hAnsi="Times New Roman" w:cs="Times New Roman"/>
                <w:sz w:val="24"/>
                <w:szCs w:val="24"/>
              </w:rPr>
              <w:t>rfu</w:t>
            </w:r>
            <w:proofErr w:type="spellEnd"/>
            <w:r w:rsidRPr="4580DFBB">
              <w:rPr>
                <w:rFonts w:ascii="Times New Roman" w:eastAsia="Times New Roman" w:hAnsi="Times New Roman" w:cs="Times New Roman"/>
                <w:sz w:val="24"/>
                <w:szCs w:val="24"/>
              </w:rPr>
              <w:t>; 0-400 µg/L</w:t>
            </w:r>
          </w:p>
        </w:tc>
        <w:tc>
          <w:tcPr>
            <w:tcW w:w="1800" w:type="dxa"/>
            <w:shd w:val="clear" w:color="auto" w:fill="auto"/>
          </w:tcPr>
          <w:p w14:paraId="1116E355" w14:textId="3733D34F" w:rsidR="00F124AB" w:rsidRPr="006C5CF3"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Linearity: </w:t>
            </w:r>
            <w:r w:rsidR="6CC02564" w:rsidRPr="4580DFBB">
              <w:rPr>
                <w:rFonts w:ascii="Times New Roman" w:eastAsia="Times New Roman" w:hAnsi="Times New Roman" w:cs="Times New Roman"/>
                <w:sz w:val="24"/>
                <w:szCs w:val="24"/>
              </w:rPr>
              <w:t>r</w:t>
            </w:r>
            <w:r w:rsidR="6CC02564" w:rsidRPr="4580DFBB">
              <w:rPr>
                <w:rFonts w:ascii="Times New Roman" w:eastAsia="Times New Roman" w:hAnsi="Times New Roman" w:cs="Times New Roman"/>
                <w:sz w:val="24"/>
                <w:szCs w:val="24"/>
                <w:vertAlign w:val="superscript"/>
              </w:rPr>
              <w:t>2</w:t>
            </w:r>
            <w:r w:rsidRPr="4580DFBB">
              <w:rPr>
                <w:rFonts w:ascii="Times New Roman" w:eastAsia="Times New Roman" w:hAnsi="Times New Roman" w:cs="Times New Roman"/>
                <w:sz w:val="24"/>
                <w:szCs w:val="24"/>
              </w:rPr>
              <w:t>≥0.999 for Rhodamine WT</w:t>
            </w:r>
          </w:p>
        </w:tc>
        <w:tc>
          <w:tcPr>
            <w:tcW w:w="1440" w:type="dxa"/>
            <w:shd w:val="clear" w:color="auto" w:fill="auto"/>
          </w:tcPr>
          <w:p w14:paraId="361C0088" w14:textId="0E5DE79E" w:rsidR="00F124AB" w:rsidRPr="006C5CF3" w:rsidRDefault="6CC02564"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0.01 </w:t>
            </w:r>
            <w:proofErr w:type="spellStart"/>
            <w:r w:rsidRPr="4580DFBB">
              <w:rPr>
                <w:rFonts w:ascii="Times New Roman" w:eastAsia="Times New Roman" w:hAnsi="Times New Roman" w:cs="Times New Roman"/>
                <w:sz w:val="24"/>
                <w:szCs w:val="24"/>
              </w:rPr>
              <w:t>rfu</w:t>
            </w:r>
            <w:proofErr w:type="spellEnd"/>
            <w:r w:rsidRPr="4580DFBB">
              <w:rPr>
                <w:rFonts w:ascii="Times New Roman" w:eastAsia="Times New Roman" w:hAnsi="Times New Roman" w:cs="Times New Roman"/>
                <w:sz w:val="24"/>
                <w:szCs w:val="24"/>
              </w:rPr>
              <w:t>; 0.01 µg/L</w:t>
            </w:r>
          </w:p>
        </w:tc>
      </w:tr>
      <w:tr w:rsidR="00FD0409" w:rsidRPr="006C5CF3" w14:paraId="46A75369" w14:textId="77777777" w:rsidTr="4580DFBB">
        <w:tc>
          <w:tcPr>
            <w:tcW w:w="1795" w:type="dxa"/>
            <w:shd w:val="clear" w:color="auto" w:fill="auto"/>
          </w:tcPr>
          <w:p w14:paraId="135A3C13" w14:textId="71FF6059" w:rsidR="00FD0409"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Phycocyanin</w:t>
            </w:r>
          </w:p>
        </w:tc>
        <w:tc>
          <w:tcPr>
            <w:tcW w:w="1440" w:type="dxa"/>
            <w:shd w:val="clear" w:color="auto" w:fill="auto"/>
          </w:tcPr>
          <w:p w14:paraId="07BF6665" w14:textId="6C0BD9BA" w:rsidR="00FD0409" w:rsidRPr="006C5CF3"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0-100 </w:t>
            </w:r>
            <w:proofErr w:type="spellStart"/>
            <w:r w:rsidRPr="4580DFBB">
              <w:rPr>
                <w:rFonts w:ascii="Times New Roman" w:eastAsia="Times New Roman" w:hAnsi="Times New Roman" w:cs="Times New Roman"/>
                <w:sz w:val="24"/>
                <w:szCs w:val="24"/>
              </w:rPr>
              <w:t>rfu</w:t>
            </w:r>
            <w:proofErr w:type="spellEnd"/>
            <w:r w:rsidRPr="4580DFBB">
              <w:rPr>
                <w:rFonts w:ascii="Times New Roman" w:eastAsia="Times New Roman" w:hAnsi="Times New Roman" w:cs="Times New Roman"/>
                <w:sz w:val="24"/>
                <w:szCs w:val="24"/>
              </w:rPr>
              <w:t>; 0-100 µg/L</w:t>
            </w:r>
          </w:p>
        </w:tc>
        <w:tc>
          <w:tcPr>
            <w:tcW w:w="1800" w:type="dxa"/>
            <w:shd w:val="clear" w:color="auto" w:fill="auto"/>
          </w:tcPr>
          <w:p w14:paraId="54C7DABA" w14:textId="393F0D1F" w:rsidR="00FD0409" w:rsidRPr="006C5CF3"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Linearity: r</w:t>
            </w:r>
            <w:r w:rsidRPr="4580DFBB">
              <w:rPr>
                <w:rFonts w:ascii="Times New Roman" w:eastAsia="Times New Roman" w:hAnsi="Times New Roman" w:cs="Times New Roman"/>
                <w:sz w:val="24"/>
                <w:szCs w:val="24"/>
                <w:vertAlign w:val="superscript"/>
              </w:rPr>
              <w:t>2</w:t>
            </w:r>
            <w:r w:rsidRPr="4580DFBB">
              <w:rPr>
                <w:rFonts w:ascii="Times New Roman" w:eastAsia="Times New Roman" w:hAnsi="Times New Roman" w:cs="Times New Roman"/>
                <w:sz w:val="24"/>
                <w:szCs w:val="24"/>
              </w:rPr>
              <w:t>≥0.999 for Rhodamine WT</w:t>
            </w:r>
          </w:p>
        </w:tc>
        <w:tc>
          <w:tcPr>
            <w:tcW w:w="1440" w:type="dxa"/>
            <w:shd w:val="clear" w:color="auto" w:fill="auto"/>
          </w:tcPr>
          <w:p w14:paraId="121EE797" w14:textId="5299E946" w:rsidR="00FD0409" w:rsidRPr="006C5CF3"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0.01 </w:t>
            </w:r>
            <w:proofErr w:type="spellStart"/>
            <w:r w:rsidRPr="4580DFBB">
              <w:rPr>
                <w:rFonts w:ascii="Times New Roman" w:eastAsia="Times New Roman" w:hAnsi="Times New Roman" w:cs="Times New Roman"/>
                <w:sz w:val="24"/>
                <w:szCs w:val="24"/>
              </w:rPr>
              <w:t>rfu</w:t>
            </w:r>
            <w:proofErr w:type="spellEnd"/>
            <w:r w:rsidRPr="4580DFBB">
              <w:rPr>
                <w:rFonts w:ascii="Times New Roman" w:eastAsia="Times New Roman" w:hAnsi="Times New Roman" w:cs="Times New Roman"/>
                <w:sz w:val="24"/>
                <w:szCs w:val="24"/>
              </w:rPr>
              <w:t>; 0.01 µg/L</w:t>
            </w:r>
          </w:p>
        </w:tc>
      </w:tr>
      <w:tr w:rsidR="00FD0409" w:rsidRPr="006C5CF3" w14:paraId="2AE3C897" w14:textId="77777777" w:rsidTr="4580DFBB">
        <w:tc>
          <w:tcPr>
            <w:tcW w:w="1795" w:type="dxa"/>
            <w:shd w:val="clear" w:color="auto" w:fill="auto"/>
          </w:tcPr>
          <w:p w14:paraId="04880DA0" w14:textId="6A7ABE45" w:rsidR="00FD0409"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Turbidity</w:t>
            </w:r>
          </w:p>
        </w:tc>
        <w:tc>
          <w:tcPr>
            <w:tcW w:w="1440" w:type="dxa"/>
            <w:shd w:val="clear" w:color="auto" w:fill="auto"/>
          </w:tcPr>
          <w:p w14:paraId="727F70F0" w14:textId="24D83F50" w:rsidR="00FD0409" w:rsidRPr="006C5CF3"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0-4000 FNU</w:t>
            </w:r>
          </w:p>
        </w:tc>
        <w:tc>
          <w:tcPr>
            <w:tcW w:w="1800" w:type="dxa"/>
            <w:shd w:val="clear" w:color="auto" w:fill="auto"/>
          </w:tcPr>
          <w:p w14:paraId="04816A99" w14:textId="77777777" w:rsidR="00FD0409" w:rsidRDefault="001F4D4D" w:rsidP="4580DFBB">
            <w:pPr>
              <w:rPr>
                <w:rFonts w:ascii="Times New Roman" w:eastAsia="Times New Roman" w:hAnsi="Times New Roman" w:cs="Times New Roman"/>
                <w:sz w:val="24"/>
                <w:szCs w:val="24"/>
              </w:rPr>
            </w:pPr>
            <w:r>
              <w:rPr>
                <w:rFonts w:ascii="Times New Roman" w:eastAsia="Times New Roman" w:hAnsi="Times New Roman" w:cs="Times New Roman"/>
                <w:sz w:val="24"/>
                <w:szCs w:val="24"/>
              </w:rPr>
              <w:t>0-999 FNU (</w:t>
            </w:r>
            <w:r w:rsidR="00FD0409" w:rsidRPr="4580DFBB">
              <w:rPr>
                <w:rFonts w:ascii="Times New Roman" w:eastAsia="Times New Roman" w:hAnsi="Times New Roman" w:cs="Times New Roman"/>
                <w:sz w:val="24"/>
                <w:szCs w:val="24"/>
              </w:rPr>
              <w:t>0.3 FNU or ± 2% of reading</w:t>
            </w:r>
            <w:r>
              <w:rPr>
                <w:rFonts w:ascii="Times New Roman" w:eastAsia="Times New Roman" w:hAnsi="Times New Roman" w:cs="Times New Roman"/>
                <w:sz w:val="24"/>
                <w:szCs w:val="24"/>
              </w:rPr>
              <w:t xml:space="preserve">) </w:t>
            </w:r>
          </w:p>
          <w:p w14:paraId="1E1CA1C6" w14:textId="729C256E" w:rsidR="001F4D4D" w:rsidRPr="006C5CF3" w:rsidRDefault="001F4D4D" w:rsidP="4580DFBB">
            <w:pPr>
              <w:rPr>
                <w:rFonts w:ascii="Times New Roman" w:eastAsia="Times New Roman" w:hAnsi="Times New Roman" w:cs="Times New Roman"/>
                <w:sz w:val="24"/>
                <w:szCs w:val="24"/>
              </w:rPr>
            </w:pPr>
            <w:r>
              <w:rPr>
                <w:rFonts w:ascii="Times New Roman" w:eastAsia="Times New Roman" w:hAnsi="Times New Roman" w:cs="Times New Roman"/>
                <w:sz w:val="24"/>
                <w:szCs w:val="24"/>
              </w:rPr>
              <w:t>1000-4000 FNU (</w:t>
            </w:r>
            <w:r w:rsidRPr="4580DFB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5</w:t>
            </w:r>
            <w:r w:rsidRPr="4580DFBB">
              <w:rPr>
                <w:rFonts w:ascii="Times New Roman" w:eastAsia="Times New Roman" w:hAnsi="Times New Roman" w:cs="Times New Roman"/>
                <w:sz w:val="24"/>
                <w:szCs w:val="24"/>
              </w:rPr>
              <w:t>% of</w:t>
            </w:r>
            <w:r>
              <w:rPr>
                <w:rFonts w:ascii="Times New Roman" w:eastAsia="Times New Roman" w:hAnsi="Times New Roman" w:cs="Times New Roman"/>
                <w:sz w:val="24"/>
                <w:szCs w:val="24"/>
              </w:rPr>
              <w:t xml:space="preserve"> </w:t>
            </w:r>
            <w:r w:rsidRPr="4580DFBB">
              <w:rPr>
                <w:rFonts w:ascii="Times New Roman" w:eastAsia="Times New Roman" w:hAnsi="Times New Roman" w:cs="Times New Roman"/>
                <w:sz w:val="24"/>
                <w:szCs w:val="24"/>
              </w:rPr>
              <w:t>reading</w:t>
            </w:r>
            <w:r>
              <w:rPr>
                <w:rFonts w:ascii="Times New Roman" w:eastAsia="Times New Roman" w:hAnsi="Times New Roman" w:cs="Times New Roman"/>
                <w:sz w:val="24"/>
                <w:szCs w:val="24"/>
              </w:rPr>
              <w:t>)</w:t>
            </w:r>
          </w:p>
        </w:tc>
        <w:tc>
          <w:tcPr>
            <w:tcW w:w="1440" w:type="dxa"/>
            <w:shd w:val="clear" w:color="auto" w:fill="auto"/>
          </w:tcPr>
          <w:p w14:paraId="4B76E2B3" w14:textId="30A73096" w:rsidR="00FD0409" w:rsidRPr="006C5CF3" w:rsidRDefault="001F4D4D" w:rsidP="4580DFBB">
            <w:pPr>
              <w:rPr>
                <w:rFonts w:ascii="Times New Roman" w:eastAsia="Times New Roman" w:hAnsi="Times New Roman" w:cs="Times New Roman"/>
                <w:sz w:val="24"/>
                <w:szCs w:val="24"/>
              </w:rPr>
            </w:pPr>
            <w:r>
              <w:rPr>
                <w:rFonts w:ascii="Times New Roman" w:eastAsia="Times New Roman" w:hAnsi="Times New Roman" w:cs="Times New Roman"/>
                <w:sz w:val="24"/>
                <w:szCs w:val="24"/>
              </w:rPr>
              <w:t>Range-dependent (0.01 FNU – 0.1 FNU)</w:t>
            </w:r>
          </w:p>
        </w:tc>
      </w:tr>
    </w:tbl>
    <w:p w14:paraId="784D4B36" w14:textId="77777777" w:rsidR="00B421E9" w:rsidRDefault="00B421E9" w:rsidP="4580DFBB">
      <w:pPr>
        <w:rPr>
          <w:rFonts w:ascii="Times New Roman" w:eastAsia="Times New Roman" w:hAnsi="Times New Roman" w:cs="Times New Roman"/>
          <w:color w:val="006600"/>
          <w:sz w:val="24"/>
          <w:szCs w:val="24"/>
        </w:rPr>
        <w:sectPr w:rsidR="00B421E9" w:rsidSect="00B421E9">
          <w:pgSz w:w="12240" w:h="15840" w:code="1"/>
          <w:pgMar w:top="1440" w:right="1440" w:bottom="1440" w:left="1440" w:header="720" w:footer="720" w:gutter="0"/>
          <w:cols w:space="720"/>
          <w:docGrid w:linePitch="360"/>
        </w:sectPr>
      </w:pPr>
    </w:p>
    <w:p w14:paraId="75F30EB3" w14:textId="77777777" w:rsidR="001F4D4D" w:rsidRDefault="001F4D4D" w:rsidP="00105F92">
      <w:pPr>
        <w:rPr>
          <w:rFonts w:ascii="Times New Roman" w:hAnsi="Times New Roman" w:cs="Times New Roman"/>
          <w:b/>
          <w:sz w:val="24"/>
          <w:szCs w:val="24"/>
        </w:rPr>
      </w:pPr>
      <w:r>
        <w:rPr>
          <w:rFonts w:ascii="Times New Roman" w:hAnsi="Times New Roman" w:cs="Times New Roman"/>
          <w:b/>
          <w:sz w:val="24"/>
          <w:szCs w:val="24"/>
        </w:rPr>
        <w:lastRenderedPageBreak/>
        <w:t xml:space="preserve">Table 2:  </w:t>
      </w:r>
      <w:proofErr w:type="spellStart"/>
      <w:r>
        <w:rPr>
          <w:rFonts w:ascii="Times New Roman" w:hAnsi="Times New Roman" w:cs="Times New Roman"/>
          <w:b/>
          <w:sz w:val="24"/>
          <w:szCs w:val="24"/>
        </w:rPr>
        <w:t>TriOS</w:t>
      </w:r>
      <w:proofErr w:type="spellEnd"/>
      <w:r>
        <w:rPr>
          <w:rFonts w:ascii="Times New Roman" w:hAnsi="Times New Roman" w:cs="Times New Roman"/>
          <w:b/>
          <w:sz w:val="24"/>
          <w:szCs w:val="24"/>
        </w:rPr>
        <w:t xml:space="preserve"> NICO sonde specifications</w:t>
      </w:r>
    </w:p>
    <w:p w14:paraId="5D39FA26" w14:textId="77777777" w:rsidR="001F4D4D" w:rsidRDefault="001F4D4D" w:rsidP="00105F92">
      <w:pP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2337"/>
        <w:gridCol w:w="2337"/>
        <w:gridCol w:w="2338"/>
        <w:gridCol w:w="2338"/>
      </w:tblGrid>
      <w:tr w:rsidR="001F4D4D" w14:paraId="7A3125C2" w14:textId="77777777" w:rsidTr="001F4D4D">
        <w:tc>
          <w:tcPr>
            <w:tcW w:w="2337" w:type="dxa"/>
          </w:tcPr>
          <w:p w14:paraId="4CC56271" w14:textId="77777777" w:rsidR="001F4D4D" w:rsidRDefault="001F4D4D" w:rsidP="00105F92">
            <w:pPr>
              <w:rPr>
                <w:rFonts w:ascii="Times New Roman" w:hAnsi="Times New Roman" w:cs="Times New Roman"/>
                <w:b/>
                <w:sz w:val="24"/>
                <w:szCs w:val="24"/>
              </w:rPr>
            </w:pPr>
          </w:p>
        </w:tc>
        <w:tc>
          <w:tcPr>
            <w:tcW w:w="2337" w:type="dxa"/>
          </w:tcPr>
          <w:p w14:paraId="4B5E6729" w14:textId="71E9B77A" w:rsidR="001F4D4D" w:rsidRPr="001F4D4D" w:rsidRDefault="001F4D4D" w:rsidP="00105F92">
            <w:pPr>
              <w:rPr>
                <w:rFonts w:ascii="Times New Roman" w:hAnsi="Times New Roman" w:cs="Times New Roman"/>
                <w:bCs/>
                <w:sz w:val="24"/>
                <w:szCs w:val="24"/>
              </w:rPr>
            </w:pPr>
            <w:r w:rsidRPr="001F4D4D">
              <w:rPr>
                <w:rFonts w:ascii="Times New Roman" w:hAnsi="Times New Roman" w:cs="Times New Roman"/>
                <w:bCs/>
                <w:sz w:val="24"/>
                <w:szCs w:val="24"/>
              </w:rPr>
              <w:t>Range</w:t>
            </w:r>
          </w:p>
        </w:tc>
        <w:tc>
          <w:tcPr>
            <w:tcW w:w="2338" w:type="dxa"/>
          </w:tcPr>
          <w:p w14:paraId="7FA86F20" w14:textId="5A603BDA" w:rsidR="001F4D4D" w:rsidRPr="001F4D4D" w:rsidRDefault="001F4D4D" w:rsidP="00105F92">
            <w:pPr>
              <w:rPr>
                <w:rFonts w:ascii="Times New Roman" w:hAnsi="Times New Roman" w:cs="Times New Roman"/>
                <w:bCs/>
                <w:sz w:val="24"/>
                <w:szCs w:val="24"/>
              </w:rPr>
            </w:pPr>
            <w:r w:rsidRPr="001F4D4D">
              <w:rPr>
                <w:rFonts w:ascii="Times New Roman" w:hAnsi="Times New Roman" w:cs="Times New Roman"/>
                <w:bCs/>
                <w:sz w:val="24"/>
                <w:szCs w:val="24"/>
              </w:rPr>
              <w:t>Accuracy</w:t>
            </w:r>
          </w:p>
        </w:tc>
        <w:tc>
          <w:tcPr>
            <w:tcW w:w="2338" w:type="dxa"/>
          </w:tcPr>
          <w:p w14:paraId="7BBC19A7" w14:textId="7A094D26" w:rsidR="001F4D4D" w:rsidRPr="001F4D4D" w:rsidRDefault="001F4D4D" w:rsidP="00105F92">
            <w:pPr>
              <w:rPr>
                <w:rFonts w:ascii="Times New Roman" w:hAnsi="Times New Roman" w:cs="Times New Roman"/>
                <w:bCs/>
                <w:sz w:val="24"/>
                <w:szCs w:val="24"/>
              </w:rPr>
            </w:pPr>
            <w:r w:rsidRPr="001F4D4D">
              <w:rPr>
                <w:rFonts w:ascii="Times New Roman" w:hAnsi="Times New Roman" w:cs="Times New Roman"/>
                <w:bCs/>
                <w:sz w:val="24"/>
                <w:szCs w:val="24"/>
              </w:rPr>
              <w:t>Resolution</w:t>
            </w:r>
          </w:p>
        </w:tc>
      </w:tr>
      <w:tr w:rsidR="001F4D4D" w14:paraId="7C842DAC" w14:textId="77777777" w:rsidTr="001F4D4D">
        <w:trPr>
          <w:trHeight w:val="242"/>
        </w:trPr>
        <w:tc>
          <w:tcPr>
            <w:tcW w:w="2337" w:type="dxa"/>
          </w:tcPr>
          <w:p w14:paraId="4A827AB0" w14:textId="29624BE1" w:rsidR="001F4D4D" w:rsidRPr="001F4D4D" w:rsidRDefault="001F4D4D" w:rsidP="00105F92">
            <w:pPr>
              <w:rPr>
                <w:rFonts w:ascii="Times New Roman" w:hAnsi="Times New Roman" w:cs="Times New Roman"/>
                <w:bCs/>
                <w:sz w:val="24"/>
                <w:szCs w:val="24"/>
              </w:rPr>
            </w:pPr>
            <w:r w:rsidRPr="001F4D4D">
              <w:rPr>
                <w:rFonts w:ascii="Times New Roman" w:hAnsi="Times New Roman" w:cs="Times New Roman"/>
                <w:bCs/>
                <w:sz w:val="24"/>
                <w:szCs w:val="24"/>
              </w:rPr>
              <w:t>10 mm path length</w:t>
            </w:r>
          </w:p>
        </w:tc>
        <w:tc>
          <w:tcPr>
            <w:tcW w:w="2337" w:type="dxa"/>
          </w:tcPr>
          <w:p w14:paraId="0AA98B7B" w14:textId="031D82AD" w:rsidR="001F4D4D" w:rsidRPr="001F4D4D" w:rsidRDefault="001F4D4D" w:rsidP="00105F92">
            <w:pPr>
              <w:rPr>
                <w:rFonts w:ascii="Times New Roman" w:hAnsi="Times New Roman" w:cs="Times New Roman"/>
                <w:bCs/>
                <w:sz w:val="24"/>
                <w:szCs w:val="24"/>
              </w:rPr>
            </w:pPr>
            <w:r w:rsidRPr="001F4D4D">
              <w:rPr>
                <w:rFonts w:ascii="Times New Roman" w:hAnsi="Times New Roman" w:cs="Times New Roman"/>
                <w:bCs/>
                <w:sz w:val="24"/>
                <w:szCs w:val="24"/>
              </w:rPr>
              <w:t>0.05 – 6 mg/L NO</w:t>
            </w:r>
            <w:r w:rsidRPr="001F4D4D">
              <w:rPr>
                <w:rFonts w:ascii="Times New Roman" w:hAnsi="Times New Roman" w:cs="Times New Roman"/>
                <w:bCs/>
                <w:sz w:val="24"/>
                <w:szCs w:val="24"/>
                <w:vertAlign w:val="subscript"/>
              </w:rPr>
              <w:t>3</w:t>
            </w:r>
            <w:r w:rsidRPr="001F4D4D">
              <w:rPr>
                <w:rFonts w:ascii="Times New Roman" w:hAnsi="Times New Roman" w:cs="Times New Roman"/>
                <w:bCs/>
                <w:sz w:val="24"/>
                <w:szCs w:val="24"/>
              </w:rPr>
              <w:t>-N</w:t>
            </w:r>
          </w:p>
        </w:tc>
        <w:tc>
          <w:tcPr>
            <w:tcW w:w="2338" w:type="dxa"/>
          </w:tcPr>
          <w:p w14:paraId="2558A37C" w14:textId="69C34F5D" w:rsidR="001F4D4D" w:rsidRDefault="001F4D4D" w:rsidP="00105F92">
            <w:pPr>
              <w:rPr>
                <w:rFonts w:ascii="Times New Roman" w:hAnsi="Times New Roman" w:cs="Times New Roman"/>
                <w:b/>
                <w:sz w:val="24"/>
                <w:szCs w:val="24"/>
              </w:rPr>
            </w:pPr>
            <w:r w:rsidRPr="4580DFB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(5%</w:t>
            </w:r>
            <w:r w:rsidR="00C21B3A">
              <w:rPr>
                <w:rFonts w:ascii="Times New Roman" w:eastAsia="Times New Roman" w:hAnsi="Times New Roman" w:cs="Times New Roman"/>
                <w:sz w:val="24"/>
                <w:szCs w:val="24"/>
              </w:rPr>
              <w:t xml:space="preserve"> + 0.1 mg/L NO</w:t>
            </w:r>
            <w:r w:rsidR="00C21B3A" w:rsidRPr="00C21B3A">
              <w:rPr>
                <w:rFonts w:ascii="Times New Roman" w:eastAsia="Times New Roman" w:hAnsi="Times New Roman" w:cs="Times New Roman"/>
                <w:sz w:val="24"/>
                <w:szCs w:val="24"/>
                <w:vertAlign w:val="subscript"/>
              </w:rPr>
              <w:t>3</w:t>
            </w:r>
            <w:r w:rsidR="00C21B3A">
              <w:rPr>
                <w:rFonts w:ascii="Times New Roman" w:eastAsia="Times New Roman" w:hAnsi="Times New Roman" w:cs="Times New Roman"/>
                <w:sz w:val="24"/>
                <w:szCs w:val="24"/>
              </w:rPr>
              <w:t>-N)</w:t>
            </w:r>
          </w:p>
        </w:tc>
        <w:tc>
          <w:tcPr>
            <w:tcW w:w="2338" w:type="dxa"/>
          </w:tcPr>
          <w:p w14:paraId="54848F8E" w14:textId="0788B077" w:rsidR="001F4D4D" w:rsidRPr="00C21B3A" w:rsidRDefault="00C21B3A" w:rsidP="00105F92">
            <w:pPr>
              <w:rPr>
                <w:rFonts w:ascii="Times New Roman" w:hAnsi="Times New Roman" w:cs="Times New Roman"/>
                <w:bCs/>
                <w:sz w:val="24"/>
                <w:szCs w:val="24"/>
              </w:rPr>
            </w:pPr>
            <w:r w:rsidRPr="00C21B3A">
              <w:rPr>
                <w:rFonts w:ascii="Times New Roman" w:hAnsi="Times New Roman" w:cs="Times New Roman"/>
                <w:bCs/>
                <w:sz w:val="24"/>
                <w:szCs w:val="24"/>
              </w:rPr>
              <w:t>0.01 mg/L</w:t>
            </w:r>
          </w:p>
        </w:tc>
      </w:tr>
    </w:tbl>
    <w:p w14:paraId="3B97C6B4" w14:textId="77777777" w:rsidR="001F4D4D" w:rsidRDefault="001F4D4D" w:rsidP="00105F92">
      <w:pPr>
        <w:rPr>
          <w:rFonts w:ascii="Times New Roman" w:hAnsi="Times New Roman" w:cs="Times New Roman"/>
          <w:b/>
          <w:sz w:val="24"/>
          <w:szCs w:val="24"/>
        </w:rPr>
      </w:pPr>
    </w:p>
    <w:p w14:paraId="72602FCD" w14:textId="77777777" w:rsidR="001F4D4D" w:rsidRDefault="001F4D4D" w:rsidP="00105F92">
      <w:pPr>
        <w:rPr>
          <w:rFonts w:ascii="Times New Roman" w:hAnsi="Times New Roman" w:cs="Times New Roman"/>
          <w:b/>
          <w:sz w:val="24"/>
          <w:szCs w:val="24"/>
        </w:rPr>
      </w:pPr>
    </w:p>
    <w:p w14:paraId="58D29AB2" w14:textId="77777777" w:rsidR="001F4D4D" w:rsidRDefault="001F4D4D" w:rsidP="00105F92">
      <w:pPr>
        <w:rPr>
          <w:rFonts w:ascii="Times New Roman" w:hAnsi="Times New Roman" w:cs="Times New Roman"/>
          <w:b/>
          <w:sz w:val="24"/>
          <w:szCs w:val="24"/>
        </w:rPr>
      </w:pPr>
    </w:p>
    <w:p w14:paraId="74C0464B" w14:textId="77777777" w:rsidR="001F4D4D" w:rsidRDefault="001F4D4D" w:rsidP="00105F92">
      <w:pPr>
        <w:rPr>
          <w:rFonts w:ascii="Times New Roman" w:hAnsi="Times New Roman" w:cs="Times New Roman"/>
          <w:b/>
          <w:sz w:val="24"/>
          <w:szCs w:val="24"/>
        </w:rPr>
      </w:pPr>
    </w:p>
    <w:p w14:paraId="1B4D6F49" w14:textId="22857402" w:rsidR="00105F92" w:rsidRPr="00F22DBC" w:rsidRDefault="00105F92" w:rsidP="00105F92">
      <w:pPr>
        <w:rPr>
          <w:rFonts w:ascii="Times New Roman" w:hAnsi="Times New Roman" w:cs="Times New Roman"/>
          <w:bCs/>
          <w:sz w:val="24"/>
          <w:szCs w:val="24"/>
        </w:rPr>
      </w:pPr>
      <w:r w:rsidRPr="00F22DBC">
        <w:rPr>
          <w:rFonts w:ascii="Times New Roman" w:hAnsi="Times New Roman" w:cs="Times New Roman"/>
          <w:b/>
          <w:sz w:val="24"/>
          <w:szCs w:val="24"/>
        </w:rPr>
        <w:t xml:space="preserve">Appendix 1. </w:t>
      </w:r>
      <w:r w:rsidRPr="00F22DBC">
        <w:rPr>
          <w:rFonts w:ascii="Times New Roman" w:hAnsi="Times New Roman" w:cs="Times New Roman"/>
          <w:bCs/>
          <w:sz w:val="24"/>
          <w:szCs w:val="24"/>
        </w:rPr>
        <w:t>ISO Sensor Check List</w:t>
      </w:r>
    </w:p>
    <w:p w14:paraId="64C537C0" w14:textId="77777777" w:rsidR="00105F92" w:rsidRDefault="00105F92" w:rsidP="00D32ED3">
      <w:pPr>
        <w:jc w:val="center"/>
        <w:rPr>
          <w:rFonts w:ascii="Times New Roman" w:hAnsi="Times New Roman" w:cs="Times New Roman"/>
          <w:b/>
          <w:sz w:val="24"/>
          <w:szCs w:val="24"/>
        </w:rPr>
      </w:pPr>
    </w:p>
    <w:p w14:paraId="5B245BAE" w14:textId="77777777" w:rsidR="00A648DD" w:rsidRPr="00751751" w:rsidRDefault="00A648DD" w:rsidP="00D32ED3">
      <w:pPr>
        <w:jc w:val="center"/>
        <w:rPr>
          <w:rFonts w:ascii="Times New Roman" w:hAnsi="Times New Roman" w:cs="Times New Roman"/>
          <w:b/>
          <w:sz w:val="24"/>
          <w:szCs w:val="24"/>
        </w:rPr>
      </w:pPr>
      <w:r w:rsidRPr="00751751">
        <w:rPr>
          <w:rFonts w:ascii="Times New Roman" w:hAnsi="Times New Roman" w:cs="Times New Roman"/>
          <w:b/>
          <w:sz w:val="24"/>
          <w:szCs w:val="24"/>
        </w:rPr>
        <w:t xml:space="preserve">Information Security Officer – </w:t>
      </w:r>
      <w:r>
        <w:rPr>
          <w:rFonts w:ascii="Times New Roman" w:hAnsi="Times New Roman" w:cs="Times New Roman"/>
          <w:b/>
          <w:sz w:val="24"/>
          <w:szCs w:val="24"/>
        </w:rPr>
        <w:t>EPA Campus Sensor Ch</w:t>
      </w:r>
      <w:r w:rsidRPr="00751751">
        <w:rPr>
          <w:rFonts w:ascii="Times New Roman" w:hAnsi="Times New Roman" w:cs="Times New Roman"/>
          <w:b/>
          <w:sz w:val="24"/>
          <w:szCs w:val="24"/>
        </w:rPr>
        <w:t>eck List</w:t>
      </w:r>
    </w:p>
    <w:p w14:paraId="1CDE02CC" w14:textId="77777777" w:rsidR="00A648DD" w:rsidRPr="00751751" w:rsidRDefault="00A648DD" w:rsidP="00D32ED3">
      <w:pPr>
        <w:rPr>
          <w:rFonts w:ascii="Times New Roman" w:hAnsi="Times New Roman" w:cs="Times New Roman"/>
          <w:sz w:val="24"/>
          <w:szCs w:val="24"/>
        </w:rPr>
      </w:pPr>
    </w:p>
    <w:p w14:paraId="0C1E04C2" w14:textId="77777777" w:rsidR="00A648DD" w:rsidRPr="00751751" w:rsidRDefault="00A648DD" w:rsidP="00D32ED3">
      <w:pPr>
        <w:rPr>
          <w:rFonts w:ascii="Times New Roman" w:hAnsi="Times New Roman" w:cs="Times New Roman"/>
          <w:i/>
          <w:sz w:val="24"/>
          <w:szCs w:val="24"/>
        </w:rPr>
      </w:pPr>
      <w:r w:rsidRPr="00751751">
        <w:rPr>
          <w:rFonts w:ascii="Times New Roman" w:hAnsi="Times New Roman" w:cs="Times New Roman"/>
          <w:i/>
          <w:sz w:val="24"/>
          <w:szCs w:val="24"/>
        </w:rPr>
        <w:t xml:space="preserve">If your project incorporates </w:t>
      </w:r>
      <w:r>
        <w:rPr>
          <w:rFonts w:ascii="Times New Roman" w:hAnsi="Times New Roman" w:cs="Times New Roman"/>
          <w:i/>
          <w:sz w:val="24"/>
          <w:szCs w:val="24"/>
        </w:rPr>
        <w:t>sensors that report information to a cloud (</w:t>
      </w:r>
      <w:r w:rsidRPr="00751751">
        <w:rPr>
          <w:rFonts w:ascii="Times New Roman" w:hAnsi="Times New Roman" w:cs="Times New Roman"/>
          <w:i/>
          <w:sz w:val="24"/>
          <w:szCs w:val="24"/>
        </w:rPr>
        <w:t>online sensors</w:t>
      </w:r>
      <w:r>
        <w:rPr>
          <w:rFonts w:ascii="Times New Roman" w:hAnsi="Times New Roman" w:cs="Times New Roman"/>
          <w:i/>
          <w:sz w:val="24"/>
          <w:szCs w:val="24"/>
        </w:rPr>
        <w:t>)</w:t>
      </w:r>
      <w:r w:rsidRPr="00751751">
        <w:rPr>
          <w:rFonts w:ascii="Times New Roman" w:hAnsi="Times New Roman" w:cs="Times New Roman"/>
          <w:i/>
          <w:sz w:val="24"/>
          <w:szCs w:val="24"/>
        </w:rPr>
        <w:t xml:space="preserve">, please include this filled-out template as an Appendix to your QAPP. This will be a standalone document transmitted to the </w:t>
      </w:r>
      <w:r>
        <w:rPr>
          <w:rFonts w:ascii="Times New Roman" w:hAnsi="Times New Roman" w:cs="Times New Roman"/>
          <w:i/>
          <w:sz w:val="24"/>
          <w:szCs w:val="24"/>
        </w:rPr>
        <w:t xml:space="preserve">ORD Information </w:t>
      </w:r>
      <w:r w:rsidRPr="00751751">
        <w:rPr>
          <w:rFonts w:ascii="Times New Roman" w:hAnsi="Times New Roman" w:cs="Times New Roman"/>
          <w:i/>
          <w:sz w:val="24"/>
          <w:szCs w:val="24"/>
        </w:rPr>
        <w:t xml:space="preserve">Security Officer (ISO), so please fill in each section. If there are sections where information is unknown or cannot be obtained by the manufacturer, please note this. </w:t>
      </w:r>
    </w:p>
    <w:p w14:paraId="76A9463D" w14:textId="77777777" w:rsidR="00A648DD" w:rsidRPr="00751751" w:rsidRDefault="00A648DD" w:rsidP="00D32ED3">
      <w:pPr>
        <w:rPr>
          <w:rFonts w:ascii="Times New Roman" w:hAnsi="Times New Roman" w:cs="Times New Roman"/>
          <w:sz w:val="24"/>
          <w:szCs w:val="24"/>
        </w:rPr>
      </w:pPr>
    </w:p>
    <w:p w14:paraId="56F8821A" w14:textId="77777777" w:rsidR="00A648DD" w:rsidRPr="00751751" w:rsidRDefault="00A648DD" w:rsidP="00A648DD">
      <w:pPr>
        <w:numPr>
          <w:ilvl w:val="0"/>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Summary of project/effort</w:t>
      </w:r>
      <w:r>
        <w:rPr>
          <w:rFonts w:ascii="Times New Roman" w:hAnsi="Times New Roman" w:cs="Times New Roman"/>
          <w:sz w:val="24"/>
          <w:szCs w:val="24"/>
        </w:rPr>
        <w:t xml:space="preserve">/business justification: </w:t>
      </w:r>
    </w:p>
    <w:p w14:paraId="16A407AC" w14:textId="77777777" w:rsidR="00A648DD" w:rsidRPr="00AE0764" w:rsidRDefault="00A648DD" w:rsidP="00A648DD">
      <w:pPr>
        <w:numPr>
          <w:ilvl w:val="1"/>
          <w:numId w:val="6"/>
        </w:numPr>
        <w:spacing w:after="0" w:line="240" w:lineRule="auto"/>
        <w:rPr>
          <w:rFonts w:asciiTheme="minorHAnsi" w:hAnsiTheme="minorHAnsi" w:cstheme="minorHAnsi"/>
          <w:color w:val="2E74B5" w:themeColor="accent1" w:themeShade="BF"/>
          <w:sz w:val="24"/>
          <w:szCs w:val="24"/>
        </w:rPr>
      </w:pPr>
      <w:r w:rsidRPr="00751751">
        <w:rPr>
          <w:rFonts w:ascii="Times New Roman" w:hAnsi="Times New Roman" w:cs="Times New Roman"/>
          <w:sz w:val="24"/>
          <w:szCs w:val="24"/>
        </w:rPr>
        <w:t>Project name</w:t>
      </w:r>
      <w:r>
        <w:rPr>
          <w:rFonts w:ascii="Times New Roman" w:hAnsi="Times New Roman" w:cs="Times New Roman"/>
          <w:sz w:val="24"/>
          <w:szCs w:val="24"/>
        </w:rPr>
        <w:t xml:space="preserve">, effort, and business justification: </w:t>
      </w:r>
    </w:p>
    <w:p w14:paraId="2DC71E5D" w14:textId="77777777" w:rsidR="00A648DD" w:rsidRPr="00D76984" w:rsidRDefault="00A648DD" w:rsidP="00A648DD">
      <w:pPr>
        <w:numPr>
          <w:ilvl w:val="2"/>
          <w:numId w:val="6"/>
        </w:numPr>
        <w:spacing w:after="0" w:line="240" w:lineRule="auto"/>
        <w:rPr>
          <w:rFonts w:asciiTheme="minorHAnsi" w:hAnsiTheme="minorHAnsi" w:cstheme="minorHAnsi"/>
          <w:color w:val="2E74B5" w:themeColor="accent1" w:themeShade="BF"/>
          <w:sz w:val="24"/>
          <w:szCs w:val="24"/>
        </w:rPr>
      </w:pPr>
      <w:r w:rsidRPr="007749C1">
        <w:rPr>
          <w:rFonts w:ascii="Times New Roman" w:hAnsi="Times New Roman" w:cs="Times New Roman"/>
          <w:sz w:val="24"/>
          <w:szCs w:val="24"/>
        </w:rPr>
        <w:t>High frequency spatial and temporal dynamics of freshwater cyanobacterial HABs</w:t>
      </w:r>
      <w:r>
        <w:rPr>
          <w:rFonts w:ascii="Times New Roman" w:hAnsi="Times New Roman" w:cs="Times New Roman"/>
          <w:sz w:val="24"/>
          <w:szCs w:val="24"/>
        </w:rPr>
        <w:t>.  Part of SSWR 4.3.1 and focus on high priority EPA research area of Harmful Algal Blooms</w:t>
      </w:r>
    </w:p>
    <w:p w14:paraId="4AE49732" w14:textId="77777777" w:rsidR="00A648DD" w:rsidRDefault="00A648DD" w:rsidP="00A648DD">
      <w:pPr>
        <w:numPr>
          <w:ilvl w:val="1"/>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POC</w:t>
      </w:r>
      <w:r>
        <w:rPr>
          <w:rFonts w:ascii="Times New Roman" w:hAnsi="Times New Roman" w:cs="Times New Roman"/>
          <w:sz w:val="24"/>
          <w:szCs w:val="24"/>
        </w:rPr>
        <w:t xml:space="preserve">(s): </w:t>
      </w:r>
    </w:p>
    <w:p w14:paraId="3E8948F5" w14:textId="77777777" w:rsidR="00A648DD" w:rsidRPr="00497A3E" w:rsidRDefault="00A648DD" w:rsidP="00A648DD">
      <w:pPr>
        <w:numPr>
          <w:ilvl w:val="2"/>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Jeff Hollister, Stephen Shivers</w:t>
      </w:r>
      <w:r w:rsidRPr="00E451A5">
        <w:rPr>
          <w:rFonts w:ascii="Times New Roman" w:hAnsi="Times New Roman" w:cs="Times New Roman"/>
          <w:color w:val="2E74B5" w:themeColor="accent1" w:themeShade="BF"/>
          <w:sz w:val="24"/>
          <w:szCs w:val="24"/>
        </w:rPr>
        <w:t xml:space="preserve"> </w:t>
      </w:r>
    </w:p>
    <w:p w14:paraId="33C0B925" w14:textId="77777777" w:rsidR="00A648DD" w:rsidRPr="00AE0764" w:rsidRDefault="00A648DD" w:rsidP="00A648DD">
      <w:pPr>
        <w:numPr>
          <w:ilvl w:val="1"/>
          <w:numId w:val="6"/>
        </w:numPr>
        <w:spacing w:after="0" w:line="240" w:lineRule="auto"/>
        <w:rPr>
          <w:rFonts w:asciiTheme="minorHAnsi" w:hAnsiTheme="minorHAnsi" w:cstheme="minorHAnsi"/>
          <w:color w:val="2E74B5" w:themeColor="accent1" w:themeShade="BF"/>
          <w:sz w:val="24"/>
          <w:szCs w:val="24"/>
        </w:rPr>
      </w:pPr>
      <w:r w:rsidRPr="00751751">
        <w:rPr>
          <w:rFonts w:ascii="Times New Roman" w:hAnsi="Times New Roman" w:cs="Times New Roman"/>
          <w:sz w:val="24"/>
          <w:szCs w:val="24"/>
        </w:rPr>
        <w:t>QA Manager</w:t>
      </w:r>
      <w:r>
        <w:rPr>
          <w:rFonts w:ascii="Times New Roman" w:hAnsi="Times New Roman" w:cs="Times New Roman"/>
          <w:sz w:val="24"/>
          <w:szCs w:val="24"/>
        </w:rPr>
        <w:t xml:space="preserve">: </w:t>
      </w:r>
    </w:p>
    <w:p w14:paraId="038B87A1" w14:textId="77777777" w:rsidR="00A648DD" w:rsidRPr="00D76984" w:rsidRDefault="00A648DD" w:rsidP="00A648DD">
      <w:pPr>
        <w:numPr>
          <w:ilvl w:val="2"/>
          <w:numId w:val="6"/>
        </w:numPr>
        <w:spacing w:after="0" w:line="240" w:lineRule="auto"/>
        <w:rPr>
          <w:rFonts w:asciiTheme="minorHAnsi" w:hAnsiTheme="minorHAnsi" w:cstheme="minorHAnsi"/>
          <w:color w:val="2E74B5" w:themeColor="accent1" w:themeShade="BF"/>
          <w:sz w:val="24"/>
          <w:szCs w:val="24"/>
        </w:rPr>
      </w:pPr>
      <w:r>
        <w:rPr>
          <w:rFonts w:ascii="Times New Roman" w:hAnsi="Times New Roman" w:cs="Times New Roman"/>
          <w:sz w:val="24"/>
          <w:szCs w:val="24"/>
        </w:rPr>
        <w:t>Joseph LiVolsi</w:t>
      </w:r>
    </w:p>
    <w:p w14:paraId="1ADECE08" w14:textId="77777777" w:rsidR="00A648DD" w:rsidRPr="00AE0764" w:rsidRDefault="00A648DD" w:rsidP="00A648DD">
      <w:pPr>
        <w:numPr>
          <w:ilvl w:val="1"/>
          <w:numId w:val="6"/>
        </w:numPr>
        <w:spacing w:after="0" w:line="240" w:lineRule="auto"/>
        <w:rPr>
          <w:rFonts w:asciiTheme="minorHAnsi" w:hAnsiTheme="minorHAnsi" w:cstheme="minorHAnsi"/>
          <w:sz w:val="24"/>
          <w:szCs w:val="24"/>
        </w:rPr>
      </w:pPr>
      <w:r w:rsidRPr="00751751">
        <w:rPr>
          <w:rFonts w:ascii="Times New Roman" w:hAnsi="Times New Roman" w:cs="Times New Roman"/>
          <w:sz w:val="24"/>
          <w:szCs w:val="24"/>
        </w:rPr>
        <w:t xml:space="preserve">Length of </w:t>
      </w:r>
      <w:r>
        <w:rPr>
          <w:rFonts w:ascii="Times New Roman" w:hAnsi="Times New Roman" w:cs="Times New Roman"/>
          <w:sz w:val="24"/>
          <w:szCs w:val="24"/>
        </w:rPr>
        <w:t xml:space="preserve">project/effort: </w:t>
      </w:r>
    </w:p>
    <w:p w14:paraId="7092D8A1" w14:textId="77777777" w:rsidR="00A648DD" w:rsidRPr="00D76984" w:rsidRDefault="00A648DD" w:rsidP="00A648DD">
      <w:pPr>
        <w:numPr>
          <w:ilvl w:val="2"/>
          <w:numId w:val="6"/>
        </w:numPr>
        <w:spacing w:after="0" w:line="240" w:lineRule="auto"/>
        <w:rPr>
          <w:rFonts w:asciiTheme="minorHAnsi" w:hAnsiTheme="minorHAnsi" w:cstheme="minorHAnsi"/>
          <w:sz w:val="24"/>
          <w:szCs w:val="24"/>
        </w:rPr>
      </w:pPr>
      <w:r>
        <w:rPr>
          <w:rFonts w:ascii="Times New Roman" w:hAnsi="Times New Roman" w:cs="Times New Roman"/>
          <w:sz w:val="24"/>
          <w:szCs w:val="24"/>
        </w:rPr>
        <w:t>May 2021 - TBD</w:t>
      </w:r>
    </w:p>
    <w:p w14:paraId="4C8D7C84" w14:textId="77777777" w:rsidR="00A648DD" w:rsidRPr="00751751" w:rsidRDefault="00A648DD" w:rsidP="00D32ED3">
      <w:pPr>
        <w:ind w:left="1440"/>
        <w:rPr>
          <w:rFonts w:ascii="Times New Roman" w:hAnsi="Times New Roman" w:cs="Times New Roman"/>
          <w:sz w:val="24"/>
          <w:szCs w:val="24"/>
        </w:rPr>
      </w:pPr>
    </w:p>
    <w:p w14:paraId="6AEEC0AC" w14:textId="77777777" w:rsidR="00A648DD" w:rsidRPr="00751751" w:rsidRDefault="00A648DD" w:rsidP="00A648DD">
      <w:pPr>
        <w:numPr>
          <w:ilvl w:val="0"/>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Cloud/Manufacturer Server Use.</w:t>
      </w:r>
    </w:p>
    <w:p w14:paraId="646275D3" w14:textId="77777777" w:rsidR="00A648DD" w:rsidRPr="00AE0764" w:rsidRDefault="00A648DD" w:rsidP="00A648DD">
      <w:pPr>
        <w:numPr>
          <w:ilvl w:val="1"/>
          <w:numId w:val="6"/>
        </w:numPr>
        <w:spacing w:after="0" w:line="240" w:lineRule="auto"/>
        <w:rPr>
          <w:rFonts w:ascii="Times New Roman" w:hAnsi="Times New Roman" w:cs="Times New Roman"/>
          <w:color w:val="1F4E79" w:themeColor="accent1" w:themeShade="80"/>
          <w:sz w:val="24"/>
          <w:szCs w:val="24"/>
        </w:rPr>
      </w:pPr>
      <w:r>
        <w:rPr>
          <w:rFonts w:ascii="Times New Roman" w:hAnsi="Times New Roman" w:cs="Times New Roman"/>
          <w:sz w:val="24"/>
          <w:szCs w:val="24"/>
        </w:rPr>
        <w:t>Sensor cloud(s):</w:t>
      </w:r>
    </w:p>
    <w:p w14:paraId="304F1CDC" w14:textId="77777777" w:rsidR="00A648DD" w:rsidRPr="005B3D5B" w:rsidRDefault="00A648DD" w:rsidP="00A648DD">
      <w:pPr>
        <w:numPr>
          <w:ilvl w:val="2"/>
          <w:numId w:val="6"/>
        </w:numPr>
        <w:spacing w:after="0" w:line="240" w:lineRule="auto"/>
        <w:rPr>
          <w:rFonts w:ascii="Times New Roman" w:hAnsi="Times New Roman" w:cs="Times New Roman"/>
          <w:color w:val="1F4E79" w:themeColor="accent1" w:themeShade="80"/>
          <w:sz w:val="24"/>
          <w:szCs w:val="24"/>
        </w:rPr>
      </w:pPr>
      <w:r>
        <w:rPr>
          <w:rFonts w:ascii="Times New Roman" w:hAnsi="Times New Roman" w:cs="Times New Roman"/>
          <w:sz w:val="24"/>
          <w:szCs w:val="24"/>
        </w:rPr>
        <w:t xml:space="preserve"> https://wqdatalive.com</w:t>
      </w:r>
    </w:p>
    <w:p w14:paraId="6612EB67" w14:textId="77777777" w:rsidR="00A648DD" w:rsidRPr="00AE0764" w:rsidRDefault="00A648DD" w:rsidP="00A648DD">
      <w:pPr>
        <w:pStyle w:val="ListParagraph"/>
        <w:numPr>
          <w:ilvl w:val="1"/>
          <w:numId w:val="6"/>
        </w:numPr>
        <w:spacing w:after="0" w:line="240" w:lineRule="auto"/>
        <w:contextualSpacing w:val="0"/>
        <w:rPr>
          <w:rFonts w:asciiTheme="minorHAnsi" w:hAnsiTheme="minorHAnsi" w:cstheme="minorHAnsi"/>
          <w:color w:val="2E74B5" w:themeColor="accent1" w:themeShade="BF"/>
        </w:rPr>
      </w:pPr>
      <w:r>
        <w:rPr>
          <w:rFonts w:ascii="Times New Roman" w:hAnsi="Times New Roman" w:cs="Times New Roman"/>
          <w:sz w:val="24"/>
          <w:szCs w:val="24"/>
        </w:rPr>
        <w:t>The p</w:t>
      </w:r>
      <w:r w:rsidRPr="00751751">
        <w:rPr>
          <w:rFonts w:ascii="Times New Roman" w:hAnsi="Times New Roman" w:cs="Times New Roman"/>
          <w:sz w:val="24"/>
          <w:szCs w:val="24"/>
        </w:rPr>
        <w:t>hysical location of the servers (manufacturer or cloud) the data will be stored on</w:t>
      </w:r>
      <w:r>
        <w:rPr>
          <w:rFonts w:ascii="Times New Roman" w:hAnsi="Times New Roman" w:cs="Times New Roman"/>
          <w:sz w:val="24"/>
          <w:szCs w:val="24"/>
        </w:rPr>
        <w:t xml:space="preserve">: </w:t>
      </w:r>
    </w:p>
    <w:p w14:paraId="7EDDB331" w14:textId="77777777" w:rsidR="00A648DD" w:rsidRPr="00D76984" w:rsidRDefault="00A648DD" w:rsidP="00A648DD">
      <w:pPr>
        <w:pStyle w:val="ListParagraph"/>
        <w:numPr>
          <w:ilvl w:val="2"/>
          <w:numId w:val="6"/>
        </w:numPr>
        <w:spacing w:after="0" w:line="240" w:lineRule="auto"/>
        <w:contextualSpacing w:val="0"/>
        <w:rPr>
          <w:rFonts w:asciiTheme="minorHAnsi" w:hAnsiTheme="minorHAnsi" w:cstheme="minorHAnsi"/>
          <w:color w:val="2E74B5" w:themeColor="accent1" w:themeShade="BF"/>
        </w:rPr>
      </w:pPr>
      <w:r>
        <w:rPr>
          <w:rFonts w:ascii="Times New Roman" w:hAnsi="Times New Roman" w:cs="Times New Roman"/>
          <w:sz w:val="24"/>
          <w:szCs w:val="24"/>
        </w:rPr>
        <w:lastRenderedPageBreak/>
        <w:t>Suwanee, GA</w:t>
      </w:r>
    </w:p>
    <w:p w14:paraId="1A306AC5" w14:textId="77777777" w:rsidR="00A648DD" w:rsidRDefault="00A648DD" w:rsidP="00A648DD">
      <w:pPr>
        <w:numPr>
          <w:ilvl w:val="1"/>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 xml:space="preserve">Will </w:t>
      </w:r>
      <w:r>
        <w:rPr>
          <w:rFonts w:ascii="Times New Roman" w:hAnsi="Times New Roman" w:cs="Times New Roman"/>
          <w:sz w:val="24"/>
          <w:szCs w:val="24"/>
        </w:rPr>
        <w:t xml:space="preserve">the </w:t>
      </w:r>
      <w:r w:rsidRPr="00751751">
        <w:rPr>
          <w:rFonts w:ascii="Times New Roman" w:hAnsi="Times New Roman" w:cs="Times New Roman"/>
          <w:sz w:val="24"/>
          <w:szCs w:val="24"/>
        </w:rPr>
        <w:t>dat</w:t>
      </w:r>
      <w:r>
        <w:rPr>
          <w:rFonts w:ascii="Times New Roman" w:hAnsi="Times New Roman" w:cs="Times New Roman"/>
          <w:sz w:val="24"/>
          <w:szCs w:val="24"/>
        </w:rPr>
        <w:t>a</w:t>
      </w:r>
      <w:r w:rsidRPr="00751751">
        <w:rPr>
          <w:rFonts w:ascii="Times New Roman" w:hAnsi="Times New Roman" w:cs="Times New Roman"/>
          <w:sz w:val="24"/>
          <w:szCs w:val="24"/>
        </w:rPr>
        <w:t xml:space="preserve"> from the </w:t>
      </w:r>
      <w:r>
        <w:rPr>
          <w:rFonts w:ascii="Times New Roman" w:hAnsi="Times New Roman" w:cs="Times New Roman"/>
          <w:sz w:val="24"/>
          <w:szCs w:val="24"/>
        </w:rPr>
        <w:t xml:space="preserve">sensor </w:t>
      </w:r>
      <w:r w:rsidRPr="00751751">
        <w:rPr>
          <w:rFonts w:ascii="Times New Roman" w:hAnsi="Times New Roman" w:cs="Times New Roman"/>
          <w:sz w:val="24"/>
          <w:szCs w:val="24"/>
        </w:rPr>
        <w:t xml:space="preserve">device be immediately displayed on the manufacturer’s website? </w:t>
      </w:r>
    </w:p>
    <w:p w14:paraId="4E7CC6BB" w14:textId="77777777" w:rsidR="00A648DD" w:rsidRDefault="00A648DD" w:rsidP="00A648DD">
      <w:pPr>
        <w:numPr>
          <w:ilvl w:val="2"/>
          <w:numId w:val="6"/>
        </w:numPr>
        <w:spacing w:after="0" w:line="240" w:lineRule="auto"/>
        <w:rPr>
          <w:rFonts w:ascii="Times New Roman" w:hAnsi="Times New Roman" w:cs="Times New Roman"/>
          <w:sz w:val="24"/>
          <w:szCs w:val="24"/>
        </w:rPr>
      </w:pPr>
      <w:proofErr w:type="gramStart"/>
      <w:r w:rsidRPr="00751751">
        <w:rPr>
          <w:rFonts w:ascii="Times New Roman" w:hAnsi="Times New Roman" w:cs="Times New Roman"/>
          <w:sz w:val="24"/>
          <w:szCs w:val="24"/>
        </w:rPr>
        <w:t>Yes</w:t>
      </w:r>
      <w:proofErr w:type="gramEnd"/>
      <w:r w:rsidRPr="00751751">
        <w:rPr>
          <w:rFonts w:ascii="Times New Roman" w:hAnsi="Times New Roman" w:cs="Times New Roman"/>
          <w:sz w:val="24"/>
          <w:szCs w:val="24"/>
        </w:rPr>
        <w:t xml:space="preserve"> If yes, see </w:t>
      </w:r>
      <w:r>
        <w:rPr>
          <w:rFonts w:ascii="Times New Roman" w:hAnsi="Times New Roman" w:cs="Times New Roman"/>
          <w:sz w:val="24"/>
          <w:szCs w:val="24"/>
        </w:rPr>
        <w:t>d.,</w:t>
      </w:r>
      <w:r w:rsidRPr="00751751">
        <w:rPr>
          <w:rFonts w:ascii="Times New Roman" w:hAnsi="Times New Roman" w:cs="Times New Roman"/>
          <w:sz w:val="24"/>
          <w:szCs w:val="24"/>
        </w:rPr>
        <w:t xml:space="preserve"> </w:t>
      </w:r>
    </w:p>
    <w:p w14:paraId="23E0D27F" w14:textId="77777777" w:rsidR="00A648DD" w:rsidRPr="00AE0764" w:rsidRDefault="00A648DD" w:rsidP="00A648DD">
      <w:pPr>
        <w:numPr>
          <w:ilvl w:val="1"/>
          <w:numId w:val="6"/>
        </w:numPr>
        <w:spacing w:after="0" w:line="240" w:lineRule="auto"/>
        <w:rPr>
          <w:rFonts w:asciiTheme="minorHAnsi" w:hAnsiTheme="minorHAnsi" w:cstheme="minorHAnsi"/>
          <w:color w:val="2E74B5" w:themeColor="accent1" w:themeShade="BF"/>
          <w:sz w:val="24"/>
          <w:szCs w:val="24"/>
        </w:rPr>
      </w:pPr>
      <w:r w:rsidRPr="00751751">
        <w:rPr>
          <w:rFonts w:ascii="Times New Roman" w:hAnsi="Times New Roman" w:cs="Times New Roman"/>
          <w:sz w:val="24"/>
          <w:szCs w:val="24"/>
        </w:rPr>
        <w:t xml:space="preserve">How is the sensor </w:t>
      </w:r>
      <w:r>
        <w:rPr>
          <w:rFonts w:ascii="Times New Roman" w:hAnsi="Times New Roman" w:cs="Times New Roman"/>
          <w:sz w:val="24"/>
          <w:szCs w:val="24"/>
        </w:rPr>
        <w:t xml:space="preserve">/data logger </w:t>
      </w:r>
      <w:r w:rsidRPr="00751751">
        <w:rPr>
          <w:rFonts w:ascii="Times New Roman" w:hAnsi="Times New Roman" w:cs="Times New Roman"/>
          <w:sz w:val="24"/>
          <w:szCs w:val="24"/>
        </w:rPr>
        <w:t>depicted (i.e. name, number, or other)?</w:t>
      </w:r>
      <w:r>
        <w:rPr>
          <w:rFonts w:ascii="Times New Roman" w:hAnsi="Times New Roman" w:cs="Times New Roman"/>
          <w:sz w:val="24"/>
          <w:szCs w:val="24"/>
        </w:rPr>
        <w:t xml:space="preserve"> </w:t>
      </w:r>
    </w:p>
    <w:p w14:paraId="02F80E75" w14:textId="77777777" w:rsidR="00A648DD" w:rsidRPr="00C4001B" w:rsidRDefault="00A648DD" w:rsidP="00A648DD">
      <w:pPr>
        <w:numPr>
          <w:ilvl w:val="2"/>
          <w:numId w:val="6"/>
        </w:numPr>
        <w:spacing w:after="0" w:line="240" w:lineRule="auto"/>
        <w:rPr>
          <w:rFonts w:asciiTheme="minorHAnsi" w:hAnsiTheme="minorHAnsi" w:cstheme="minorHAnsi"/>
          <w:color w:val="2E74B5" w:themeColor="accent1" w:themeShade="BF"/>
          <w:sz w:val="24"/>
          <w:szCs w:val="24"/>
        </w:rPr>
      </w:pPr>
      <w:r>
        <w:rPr>
          <w:rFonts w:ascii="Times New Roman" w:hAnsi="Times New Roman" w:cs="Times New Roman"/>
          <w:sz w:val="24"/>
          <w:szCs w:val="24"/>
        </w:rPr>
        <w:t>Site Name (e.g. Shubael Pond) and buoy name (</w:t>
      </w:r>
      <w:r w:rsidRPr="00066FEB">
        <w:rPr>
          <w:rFonts w:ascii="Times New Roman" w:hAnsi="Times New Roman" w:cs="Times New Roman"/>
          <w:sz w:val="24"/>
          <w:szCs w:val="24"/>
        </w:rPr>
        <w:t>X2-CB-C-VZ4G-20193</w:t>
      </w:r>
      <w:r>
        <w:rPr>
          <w:rFonts w:ascii="Times New Roman" w:hAnsi="Times New Roman" w:cs="Times New Roman"/>
          <w:sz w:val="24"/>
          <w:szCs w:val="24"/>
        </w:rPr>
        <w:t>)</w:t>
      </w:r>
    </w:p>
    <w:p w14:paraId="014F5A73" w14:textId="77777777" w:rsidR="00A648DD" w:rsidRPr="00AE0764" w:rsidRDefault="00A648DD" w:rsidP="00A648DD">
      <w:pPr>
        <w:numPr>
          <w:ilvl w:val="1"/>
          <w:numId w:val="6"/>
        </w:numPr>
        <w:spacing w:after="0" w:line="240" w:lineRule="auto"/>
        <w:rPr>
          <w:rFonts w:asciiTheme="minorHAnsi" w:hAnsiTheme="minorHAnsi" w:cstheme="minorHAnsi"/>
          <w:color w:val="2E74B5" w:themeColor="accent1" w:themeShade="BF"/>
          <w:sz w:val="24"/>
          <w:szCs w:val="24"/>
        </w:rPr>
      </w:pPr>
      <w:r w:rsidRPr="00751751">
        <w:rPr>
          <w:rFonts w:ascii="Times New Roman" w:hAnsi="Times New Roman" w:cs="Times New Roman"/>
          <w:sz w:val="24"/>
          <w:szCs w:val="24"/>
        </w:rPr>
        <w:t xml:space="preserve">What sensor </w:t>
      </w:r>
      <w:r>
        <w:rPr>
          <w:rFonts w:ascii="Times New Roman" w:hAnsi="Times New Roman" w:cs="Times New Roman"/>
          <w:sz w:val="24"/>
          <w:szCs w:val="24"/>
        </w:rPr>
        <w:t>data</w:t>
      </w:r>
      <w:r w:rsidRPr="00751751">
        <w:rPr>
          <w:rFonts w:ascii="Times New Roman" w:hAnsi="Times New Roman" w:cs="Times New Roman"/>
          <w:sz w:val="24"/>
          <w:szCs w:val="24"/>
        </w:rPr>
        <w:t xml:space="preserve"> is depicted? </w:t>
      </w:r>
    </w:p>
    <w:p w14:paraId="5C4DAD3E" w14:textId="77777777" w:rsidR="00A648DD" w:rsidRPr="00512DDF" w:rsidRDefault="00A648DD" w:rsidP="00A648DD">
      <w:pPr>
        <w:numPr>
          <w:ilvl w:val="2"/>
          <w:numId w:val="6"/>
        </w:numPr>
        <w:spacing w:after="0" w:line="240" w:lineRule="auto"/>
        <w:rPr>
          <w:rFonts w:asciiTheme="minorHAnsi" w:hAnsiTheme="minorHAnsi" w:cstheme="minorHAnsi"/>
          <w:color w:val="2E74B5" w:themeColor="accent1" w:themeShade="BF"/>
          <w:sz w:val="24"/>
          <w:szCs w:val="24"/>
        </w:rPr>
      </w:pPr>
      <w:r>
        <w:rPr>
          <w:rFonts w:ascii="Times New Roman" w:hAnsi="Times New Roman" w:cs="Times New Roman"/>
          <w:sz w:val="24"/>
          <w:szCs w:val="24"/>
        </w:rPr>
        <w:t>All of it (see 3b)</w:t>
      </w:r>
    </w:p>
    <w:p w14:paraId="2AFC0E97" w14:textId="77777777" w:rsidR="00A648DD" w:rsidRPr="00AE0764" w:rsidRDefault="00A648DD" w:rsidP="00A648DD">
      <w:pPr>
        <w:numPr>
          <w:ilvl w:val="1"/>
          <w:numId w:val="6"/>
        </w:numPr>
        <w:spacing w:after="0" w:line="240" w:lineRule="auto"/>
        <w:rPr>
          <w:rFonts w:ascii="Times New Roman" w:hAnsi="Times New Roman" w:cs="Times New Roman"/>
          <w:color w:val="1F4E79" w:themeColor="accent1" w:themeShade="80"/>
          <w:sz w:val="24"/>
          <w:szCs w:val="24"/>
        </w:rPr>
      </w:pPr>
      <w:r w:rsidRPr="00375571">
        <w:rPr>
          <w:rFonts w:ascii="Times New Roman" w:hAnsi="Times New Roman" w:cs="Times New Roman"/>
          <w:sz w:val="24"/>
          <w:szCs w:val="24"/>
        </w:rPr>
        <w:t xml:space="preserve">Does researcher/scientist have access to the </w:t>
      </w:r>
      <w:r>
        <w:rPr>
          <w:rFonts w:ascii="Times New Roman" w:hAnsi="Times New Roman" w:cs="Times New Roman"/>
          <w:sz w:val="24"/>
          <w:szCs w:val="24"/>
        </w:rPr>
        <w:t>data</w:t>
      </w:r>
      <w:r w:rsidRPr="00375571">
        <w:rPr>
          <w:rFonts w:ascii="Times New Roman" w:hAnsi="Times New Roman" w:cs="Times New Roman"/>
          <w:sz w:val="24"/>
          <w:szCs w:val="24"/>
        </w:rPr>
        <w:t xml:space="preserve"> displayed </w:t>
      </w:r>
      <w:r>
        <w:rPr>
          <w:rFonts w:ascii="Times New Roman" w:hAnsi="Times New Roman" w:cs="Times New Roman"/>
          <w:sz w:val="24"/>
          <w:szCs w:val="24"/>
        </w:rPr>
        <w:t>on</w:t>
      </w:r>
      <w:r w:rsidRPr="00375571">
        <w:rPr>
          <w:rFonts w:ascii="Times New Roman" w:hAnsi="Times New Roman" w:cs="Times New Roman"/>
          <w:sz w:val="24"/>
          <w:szCs w:val="24"/>
        </w:rPr>
        <w:t xml:space="preserve"> the cloud? </w:t>
      </w:r>
    </w:p>
    <w:p w14:paraId="22C8933F" w14:textId="77777777" w:rsidR="00A648DD" w:rsidRPr="003E580F" w:rsidRDefault="00A648DD" w:rsidP="00A648DD">
      <w:pPr>
        <w:numPr>
          <w:ilvl w:val="2"/>
          <w:numId w:val="6"/>
        </w:numPr>
        <w:spacing w:after="0" w:line="240" w:lineRule="auto"/>
        <w:rPr>
          <w:rFonts w:ascii="Times New Roman" w:hAnsi="Times New Roman" w:cs="Times New Roman"/>
          <w:color w:val="1F4E79" w:themeColor="accent1" w:themeShade="80"/>
          <w:sz w:val="24"/>
          <w:szCs w:val="24"/>
        </w:rPr>
      </w:pPr>
      <w:r>
        <w:rPr>
          <w:rFonts w:ascii="Times New Roman" w:hAnsi="Times New Roman" w:cs="Times New Roman"/>
          <w:sz w:val="24"/>
          <w:szCs w:val="24"/>
        </w:rPr>
        <w:t>Yes</w:t>
      </w:r>
    </w:p>
    <w:p w14:paraId="03C589F1" w14:textId="77777777" w:rsidR="00A648DD" w:rsidRDefault="00A648DD" w:rsidP="00A648DD">
      <w:pPr>
        <w:numPr>
          <w:ilvl w:val="1"/>
          <w:numId w:val="6"/>
        </w:numPr>
        <w:spacing w:after="0" w:line="240" w:lineRule="auto"/>
        <w:rPr>
          <w:rFonts w:ascii="Times New Roman" w:hAnsi="Times New Roman" w:cs="Times New Roman"/>
          <w:sz w:val="24"/>
          <w:szCs w:val="24"/>
        </w:rPr>
      </w:pPr>
      <w:r w:rsidRPr="00B819CD">
        <w:rPr>
          <w:rFonts w:ascii="Times New Roman" w:hAnsi="Times New Roman" w:cs="Times New Roman"/>
          <w:sz w:val="24"/>
          <w:szCs w:val="24"/>
        </w:rPr>
        <w:t>Does the cloud provider make the sensor data available to the public? If so, what information is the public able to see.</w:t>
      </w:r>
      <w:r>
        <w:rPr>
          <w:rFonts w:ascii="Times New Roman" w:hAnsi="Times New Roman" w:cs="Times New Roman"/>
          <w:sz w:val="24"/>
          <w:szCs w:val="24"/>
        </w:rPr>
        <w:t xml:space="preserve"> </w:t>
      </w:r>
    </w:p>
    <w:p w14:paraId="4C49A2EA" w14:textId="77777777" w:rsidR="00A648DD" w:rsidRPr="00B819CD" w:rsidRDefault="00A648DD" w:rsidP="00A648DD">
      <w:pPr>
        <w:numPr>
          <w:ilvl w:val="2"/>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It is password protected and only available to named users that researcher has identified.</w:t>
      </w:r>
    </w:p>
    <w:p w14:paraId="3FFBC5F9" w14:textId="77777777" w:rsidR="00A648DD" w:rsidRPr="00751751" w:rsidRDefault="00A648DD" w:rsidP="00A648DD">
      <w:pPr>
        <w:numPr>
          <w:ilvl w:val="0"/>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 xml:space="preserve">Sensor Technology. </w:t>
      </w:r>
    </w:p>
    <w:p w14:paraId="38E6A891" w14:textId="77777777" w:rsidR="00A648DD" w:rsidRDefault="00A648DD" w:rsidP="00A648DD">
      <w:pPr>
        <w:numPr>
          <w:ilvl w:val="1"/>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Summary Description</w:t>
      </w:r>
      <w:r>
        <w:rPr>
          <w:rFonts w:ascii="Times New Roman" w:hAnsi="Times New Roman" w:cs="Times New Roman"/>
          <w:sz w:val="24"/>
          <w:szCs w:val="24"/>
        </w:rPr>
        <w:t xml:space="preserve">: </w:t>
      </w:r>
    </w:p>
    <w:p w14:paraId="03DD849E" w14:textId="77777777" w:rsidR="00A648DD" w:rsidRPr="00751751" w:rsidRDefault="00A648DD" w:rsidP="00A648DD">
      <w:pPr>
        <w:numPr>
          <w:ilvl w:val="2"/>
          <w:numId w:val="6"/>
        </w:numPr>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Nexsens</w:t>
      </w:r>
      <w:proofErr w:type="spellEnd"/>
      <w:r>
        <w:rPr>
          <w:rFonts w:ascii="Times New Roman" w:hAnsi="Times New Roman" w:cs="Times New Roman"/>
          <w:sz w:val="24"/>
          <w:szCs w:val="24"/>
        </w:rPr>
        <w:t xml:space="preserve"> CB-150 data buoys and X2-CB logger with YSI EXO2, Trios NICO, and </w:t>
      </w:r>
      <w:proofErr w:type="spellStart"/>
      <w:r>
        <w:rPr>
          <w:rFonts w:ascii="Times New Roman" w:hAnsi="Times New Roman" w:cs="Times New Roman"/>
          <w:sz w:val="24"/>
          <w:szCs w:val="24"/>
        </w:rPr>
        <w:t>Airmar</w:t>
      </w:r>
      <w:proofErr w:type="spellEnd"/>
      <w:r>
        <w:rPr>
          <w:rFonts w:ascii="Times New Roman" w:hAnsi="Times New Roman" w:cs="Times New Roman"/>
          <w:sz w:val="24"/>
          <w:szCs w:val="24"/>
        </w:rPr>
        <w:t xml:space="preserve"> 200WX</w:t>
      </w:r>
    </w:p>
    <w:p w14:paraId="64354EE1" w14:textId="77777777" w:rsidR="00A648DD" w:rsidRDefault="00A648DD" w:rsidP="00A648DD">
      <w:pPr>
        <w:numPr>
          <w:ilvl w:val="1"/>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 xml:space="preserve">Identify/Name all </w:t>
      </w:r>
      <w:r>
        <w:rPr>
          <w:rFonts w:ascii="Times New Roman" w:hAnsi="Times New Roman" w:cs="Times New Roman"/>
          <w:sz w:val="24"/>
          <w:szCs w:val="24"/>
        </w:rPr>
        <w:t>Data Logger/</w:t>
      </w:r>
      <w:r w:rsidRPr="00751751">
        <w:rPr>
          <w:rFonts w:ascii="Times New Roman" w:hAnsi="Times New Roman" w:cs="Times New Roman"/>
          <w:sz w:val="24"/>
          <w:szCs w:val="24"/>
        </w:rPr>
        <w:t>Sensor Model(s)</w:t>
      </w:r>
      <w:r>
        <w:rPr>
          <w:rFonts w:ascii="Times New Roman" w:hAnsi="Times New Roman" w:cs="Times New Roman"/>
          <w:sz w:val="24"/>
          <w:szCs w:val="24"/>
        </w:rPr>
        <w:t xml:space="preserve"> from this vendor that are utilized:</w:t>
      </w:r>
    </w:p>
    <w:p w14:paraId="6C1FF164" w14:textId="77777777" w:rsidR="00A648DD" w:rsidRDefault="00A648DD" w:rsidP="00A648DD">
      <w:pPr>
        <w:numPr>
          <w:ilvl w:val="2"/>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Data Logger: </w:t>
      </w:r>
      <w:proofErr w:type="spellStart"/>
      <w:r>
        <w:rPr>
          <w:rFonts w:ascii="Times New Roman" w:hAnsi="Times New Roman" w:cs="Times New Roman"/>
          <w:sz w:val="24"/>
          <w:szCs w:val="24"/>
        </w:rPr>
        <w:t>Nexsens</w:t>
      </w:r>
      <w:proofErr w:type="spellEnd"/>
      <w:r>
        <w:rPr>
          <w:rFonts w:ascii="Times New Roman" w:hAnsi="Times New Roman" w:cs="Times New Roman"/>
          <w:sz w:val="24"/>
          <w:szCs w:val="24"/>
        </w:rPr>
        <w:t xml:space="preserve"> X2-CB</w:t>
      </w:r>
    </w:p>
    <w:p w14:paraId="207C797F" w14:textId="77777777" w:rsidR="00A648DD" w:rsidRDefault="00A648DD" w:rsidP="00A648DD">
      <w:pPr>
        <w:numPr>
          <w:ilvl w:val="2"/>
          <w:numId w:val="6"/>
        </w:numPr>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Sensors;</w:t>
      </w:r>
      <w:proofErr w:type="gramEnd"/>
    </w:p>
    <w:p w14:paraId="624DD3D4" w14:textId="77777777" w:rsidR="00A648DD" w:rsidRDefault="00A648DD" w:rsidP="00A648DD">
      <w:pPr>
        <w:numPr>
          <w:ilvl w:val="3"/>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Trios NICO UV Nitrate</w:t>
      </w:r>
    </w:p>
    <w:p w14:paraId="5EC44BEC" w14:textId="77777777" w:rsidR="00A648DD" w:rsidRDefault="00A648DD" w:rsidP="00A648DD">
      <w:pPr>
        <w:numPr>
          <w:ilvl w:val="3"/>
          <w:numId w:val="6"/>
        </w:numPr>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Airmar</w:t>
      </w:r>
      <w:proofErr w:type="spellEnd"/>
      <w:r>
        <w:rPr>
          <w:rFonts w:ascii="Times New Roman" w:hAnsi="Times New Roman" w:cs="Times New Roman"/>
          <w:sz w:val="24"/>
          <w:szCs w:val="24"/>
        </w:rPr>
        <w:t xml:space="preserve"> 200WX with Rel </w:t>
      </w:r>
      <w:proofErr w:type="spellStart"/>
      <w:r>
        <w:rPr>
          <w:rFonts w:ascii="Times New Roman" w:hAnsi="Times New Roman" w:cs="Times New Roman"/>
          <w:sz w:val="24"/>
          <w:szCs w:val="24"/>
        </w:rPr>
        <w:t>Baromteric</w:t>
      </w:r>
      <w:proofErr w:type="spellEnd"/>
      <w:r>
        <w:rPr>
          <w:rFonts w:ascii="Times New Roman" w:hAnsi="Times New Roman" w:cs="Times New Roman"/>
          <w:sz w:val="24"/>
          <w:szCs w:val="24"/>
        </w:rPr>
        <w:t xml:space="preserve"> Pressure, Air Temperature, Relative </w:t>
      </w:r>
      <w:proofErr w:type="spellStart"/>
      <w:r>
        <w:rPr>
          <w:rFonts w:ascii="Times New Roman" w:hAnsi="Times New Roman" w:cs="Times New Roman"/>
          <w:sz w:val="24"/>
          <w:szCs w:val="24"/>
        </w:rPr>
        <w:t>Humidty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Dwpoint</w:t>
      </w:r>
      <w:proofErr w:type="spellEnd"/>
      <w:r>
        <w:rPr>
          <w:rFonts w:ascii="Times New Roman" w:hAnsi="Times New Roman" w:cs="Times New Roman"/>
          <w:sz w:val="24"/>
          <w:szCs w:val="24"/>
        </w:rPr>
        <w:t>, Wind Direction, Wind Speed, Pitch, Roll</w:t>
      </w:r>
    </w:p>
    <w:p w14:paraId="2BA189C2" w14:textId="77777777" w:rsidR="00A648DD" w:rsidRPr="00B819CD" w:rsidRDefault="00A648DD" w:rsidP="00A648DD">
      <w:pPr>
        <w:numPr>
          <w:ilvl w:val="3"/>
          <w:numId w:val="6"/>
        </w:numPr>
        <w:spacing w:after="0" w:line="240" w:lineRule="auto"/>
        <w:rPr>
          <w:rStyle w:val="Hyperlink"/>
          <w:rFonts w:ascii="Times New Roman" w:hAnsi="Times New Roman" w:cs="Times New Roman"/>
          <w:color w:val="auto"/>
          <w:sz w:val="24"/>
          <w:szCs w:val="24"/>
        </w:rPr>
      </w:pPr>
      <w:r>
        <w:rPr>
          <w:rStyle w:val="Hyperlink"/>
          <w:rFonts w:ascii="Times New Roman" w:hAnsi="Times New Roman" w:cs="Times New Roman"/>
          <w:color w:val="auto"/>
          <w:sz w:val="24"/>
          <w:szCs w:val="24"/>
        </w:rPr>
        <w:t>YSI EXO2 With Temperature, pH, Specific Conductivity, Dissolved Oxygen, Turbidity, Chlorophyll, Phycocyanin, and FDOM</w:t>
      </w:r>
    </w:p>
    <w:p w14:paraId="6F2E95F7" w14:textId="77777777" w:rsidR="00A648DD" w:rsidRPr="00AE0764" w:rsidRDefault="00A648DD" w:rsidP="00A648DD">
      <w:pPr>
        <w:pStyle w:val="ListParagraph"/>
        <w:numPr>
          <w:ilvl w:val="1"/>
          <w:numId w:val="6"/>
        </w:numPr>
        <w:spacing w:after="0" w:line="240" w:lineRule="auto"/>
        <w:contextualSpacing w:val="0"/>
        <w:rPr>
          <w:rFonts w:asciiTheme="minorHAnsi" w:hAnsiTheme="minorHAnsi" w:cstheme="minorHAnsi"/>
          <w:color w:val="2E74B5" w:themeColor="accent1" w:themeShade="BF"/>
        </w:rPr>
      </w:pPr>
      <w:r w:rsidRPr="006070E4">
        <w:rPr>
          <w:rFonts w:ascii="Times New Roman" w:hAnsi="Times New Roman" w:cs="Times New Roman"/>
          <w:sz w:val="24"/>
          <w:szCs w:val="24"/>
        </w:rPr>
        <w:t>Is the Vendor on the prohibited National Defense Authorization Act (NDAA) Section 889</w:t>
      </w:r>
      <w:r>
        <w:rPr>
          <w:rFonts w:ascii="Times New Roman" w:hAnsi="Times New Roman" w:cs="Times New Roman"/>
          <w:sz w:val="24"/>
          <w:szCs w:val="24"/>
        </w:rPr>
        <w:t xml:space="preserve">? </w:t>
      </w:r>
    </w:p>
    <w:p w14:paraId="693C114D" w14:textId="77777777" w:rsidR="00A648DD" w:rsidRPr="00B819CD" w:rsidRDefault="00A648DD" w:rsidP="00A648DD">
      <w:pPr>
        <w:pStyle w:val="ListParagraph"/>
        <w:numPr>
          <w:ilvl w:val="2"/>
          <w:numId w:val="6"/>
        </w:numPr>
        <w:spacing w:after="0" w:line="240" w:lineRule="auto"/>
        <w:contextualSpacing w:val="0"/>
        <w:rPr>
          <w:rFonts w:asciiTheme="minorHAnsi" w:hAnsiTheme="minorHAnsi" w:cstheme="minorHAnsi"/>
          <w:color w:val="2E74B5" w:themeColor="accent1" w:themeShade="BF"/>
        </w:rPr>
      </w:pPr>
      <w:r>
        <w:rPr>
          <w:rFonts w:ascii="Times New Roman" w:hAnsi="Times New Roman" w:cs="Times New Roman"/>
          <w:sz w:val="24"/>
          <w:szCs w:val="24"/>
        </w:rPr>
        <w:t>No</w:t>
      </w:r>
    </w:p>
    <w:p w14:paraId="40709874" w14:textId="77777777" w:rsidR="00A648DD" w:rsidRPr="00AE0764" w:rsidRDefault="00A648DD" w:rsidP="00A648DD">
      <w:pPr>
        <w:pStyle w:val="ListParagraph"/>
        <w:numPr>
          <w:ilvl w:val="1"/>
          <w:numId w:val="6"/>
        </w:numPr>
        <w:spacing w:after="0" w:line="240" w:lineRule="auto"/>
        <w:contextualSpacing w:val="0"/>
        <w:rPr>
          <w:rFonts w:asciiTheme="minorHAnsi" w:hAnsiTheme="minorHAnsi" w:cstheme="minorHAnsi"/>
          <w:color w:val="2E74B5" w:themeColor="accent1" w:themeShade="BF"/>
        </w:rPr>
      </w:pPr>
      <w:r w:rsidRPr="00B819CD">
        <w:rPr>
          <w:rFonts w:ascii="Times New Roman" w:hAnsi="Times New Roman" w:cs="Times New Roman"/>
          <w:sz w:val="24"/>
          <w:szCs w:val="24"/>
        </w:rPr>
        <w:t xml:space="preserve">Does the vendors technology utilize components from NDAA Section 889 forbidden vendors? </w:t>
      </w:r>
    </w:p>
    <w:p w14:paraId="3A95800B" w14:textId="77777777" w:rsidR="00A648DD" w:rsidRPr="00B819CD" w:rsidRDefault="00A648DD" w:rsidP="00A648DD">
      <w:pPr>
        <w:pStyle w:val="ListParagraph"/>
        <w:numPr>
          <w:ilvl w:val="2"/>
          <w:numId w:val="6"/>
        </w:numPr>
        <w:spacing w:after="0" w:line="240" w:lineRule="auto"/>
        <w:contextualSpacing w:val="0"/>
        <w:rPr>
          <w:rFonts w:asciiTheme="minorHAnsi" w:hAnsiTheme="minorHAnsi" w:cstheme="minorHAnsi"/>
          <w:color w:val="2E74B5" w:themeColor="accent1" w:themeShade="BF"/>
        </w:rPr>
      </w:pPr>
      <w:r>
        <w:rPr>
          <w:rFonts w:ascii="Times New Roman" w:hAnsi="Times New Roman" w:cs="Times New Roman"/>
          <w:sz w:val="24"/>
          <w:szCs w:val="24"/>
        </w:rPr>
        <w:t>No (Section 889 form submitted as part of purchase)</w:t>
      </w:r>
    </w:p>
    <w:p w14:paraId="145E0109" w14:textId="77777777" w:rsidR="00A648DD" w:rsidRPr="00751751" w:rsidRDefault="00A648DD" w:rsidP="00A648DD">
      <w:pPr>
        <w:numPr>
          <w:ilvl w:val="0"/>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Sensor Placement and communication.</w:t>
      </w:r>
    </w:p>
    <w:p w14:paraId="755A8458" w14:textId="77777777" w:rsidR="00A648DD" w:rsidRDefault="00A648DD" w:rsidP="00A648DD">
      <w:pPr>
        <w:numPr>
          <w:ilvl w:val="1"/>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Where (EPA room number, building, etc)</w:t>
      </w:r>
      <w:r w:rsidRPr="00751751">
        <w:rPr>
          <w:rFonts w:ascii="Times New Roman" w:hAnsi="Times New Roman" w:cs="Times New Roman"/>
          <w:sz w:val="24"/>
          <w:szCs w:val="24"/>
        </w:rPr>
        <w:t xml:space="preserve"> will </w:t>
      </w:r>
      <w:r>
        <w:rPr>
          <w:rFonts w:ascii="Times New Roman" w:hAnsi="Times New Roman" w:cs="Times New Roman"/>
          <w:sz w:val="24"/>
          <w:szCs w:val="24"/>
        </w:rPr>
        <w:t xml:space="preserve">the sensors be </w:t>
      </w:r>
      <w:r w:rsidRPr="00751751">
        <w:rPr>
          <w:rFonts w:ascii="Times New Roman" w:hAnsi="Times New Roman" w:cs="Times New Roman"/>
          <w:sz w:val="24"/>
          <w:szCs w:val="24"/>
        </w:rPr>
        <w:t>placed</w:t>
      </w:r>
      <w:r>
        <w:rPr>
          <w:rFonts w:ascii="Times New Roman" w:hAnsi="Times New Roman" w:cs="Times New Roman"/>
          <w:sz w:val="24"/>
          <w:szCs w:val="24"/>
        </w:rPr>
        <w:t xml:space="preserve">? </w:t>
      </w:r>
    </w:p>
    <w:p w14:paraId="2C940826" w14:textId="77777777" w:rsidR="00A648DD" w:rsidRPr="00B819CD" w:rsidRDefault="00A648DD" w:rsidP="00A648DD">
      <w:pPr>
        <w:numPr>
          <w:ilvl w:val="2"/>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These are field deployed and will not be in an EPA building.  One will be in Shubael Pond, Barnstable, MA and the other in Hamblin Pond, Barnstable MA.</w:t>
      </w:r>
    </w:p>
    <w:p w14:paraId="46096E19" w14:textId="77777777" w:rsidR="00A648DD" w:rsidRDefault="00A648DD" w:rsidP="00A648DD">
      <w:pPr>
        <w:numPr>
          <w:ilvl w:val="1"/>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Physical security of the device (describe any physical security implementations to protect the device from tampering).</w:t>
      </w:r>
      <w:r>
        <w:rPr>
          <w:rFonts w:ascii="Times New Roman" w:hAnsi="Times New Roman" w:cs="Times New Roman"/>
          <w:sz w:val="24"/>
          <w:szCs w:val="24"/>
        </w:rPr>
        <w:t xml:space="preserve"> </w:t>
      </w:r>
    </w:p>
    <w:p w14:paraId="72D19C2E" w14:textId="77777777" w:rsidR="00A648DD" w:rsidRPr="00B819CD" w:rsidRDefault="00A648DD" w:rsidP="00A648DD">
      <w:pPr>
        <w:numPr>
          <w:ilvl w:val="2"/>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Buoys will be placed at the center of the ponds which limits access.  Additionally, each buoy weights ~100lbs and will be moored with a 70lb anchor and 10 feet of 3/8in chain.  Tampering with the buoys would be </w:t>
      </w:r>
      <w:r>
        <w:rPr>
          <w:rFonts w:ascii="Times New Roman" w:hAnsi="Times New Roman" w:cs="Times New Roman"/>
          <w:sz w:val="24"/>
          <w:szCs w:val="24"/>
        </w:rPr>
        <w:lastRenderedPageBreak/>
        <w:t xml:space="preserve">extremely difficult.  </w:t>
      </w:r>
      <w:proofErr w:type="gramStart"/>
      <w:r>
        <w:rPr>
          <w:rFonts w:ascii="Times New Roman" w:hAnsi="Times New Roman" w:cs="Times New Roman"/>
          <w:sz w:val="24"/>
          <w:szCs w:val="24"/>
        </w:rPr>
        <w:t>Also</w:t>
      </w:r>
      <w:proofErr w:type="gramEnd"/>
      <w:r>
        <w:rPr>
          <w:rFonts w:ascii="Times New Roman" w:hAnsi="Times New Roman" w:cs="Times New Roman"/>
          <w:sz w:val="24"/>
          <w:szCs w:val="24"/>
        </w:rPr>
        <w:t xml:space="preserve"> we are working with local partners that will regularly check the buoys and EPA staff will be on site every other week.</w:t>
      </w:r>
    </w:p>
    <w:p w14:paraId="6E618E83" w14:textId="77777777" w:rsidR="00A648DD" w:rsidRPr="00AE0764" w:rsidRDefault="00A648DD" w:rsidP="00A648DD">
      <w:pPr>
        <w:numPr>
          <w:ilvl w:val="1"/>
          <w:numId w:val="6"/>
        </w:numPr>
        <w:spacing w:after="0" w:line="240" w:lineRule="auto"/>
        <w:rPr>
          <w:rFonts w:asciiTheme="minorHAnsi" w:hAnsiTheme="minorHAnsi" w:cstheme="minorHAnsi"/>
          <w:sz w:val="24"/>
          <w:szCs w:val="24"/>
        </w:rPr>
      </w:pPr>
      <w:r w:rsidRPr="00751751">
        <w:rPr>
          <w:rFonts w:ascii="Times New Roman" w:hAnsi="Times New Roman" w:cs="Times New Roman"/>
          <w:sz w:val="24"/>
          <w:szCs w:val="24"/>
        </w:rPr>
        <w:t xml:space="preserve">Description of </w:t>
      </w:r>
      <w:r>
        <w:rPr>
          <w:rFonts w:ascii="Times New Roman" w:hAnsi="Times New Roman" w:cs="Times New Roman"/>
          <w:sz w:val="24"/>
          <w:szCs w:val="24"/>
        </w:rPr>
        <w:t xml:space="preserve">sensor </w:t>
      </w:r>
      <w:r w:rsidRPr="00751751">
        <w:rPr>
          <w:rFonts w:ascii="Times New Roman" w:hAnsi="Times New Roman" w:cs="Times New Roman"/>
          <w:sz w:val="24"/>
          <w:szCs w:val="24"/>
        </w:rPr>
        <w:t>communication/connection (i.e. USB</w:t>
      </w:r>
      <w:r>
        <w:rPr>
          <w:rFonts w:ascii="Times New Roman" w:hAnsi="Times New Roman" w:cs="Times New Roman"/>
          <w:sz w:val="24"/>
          <w:szCs w:val="24"/>
        </w:rPr>
        <w:t xml:space="preserve">, </w:t>
      </w:r>
      <w:r w:rsidRPr="00751751">
        <w:rPr>
          <w:rFonts w:ascii="Times New Roman" w:hAnsi="Times New Roman" w:cs="Times New Roman"/>
          <w:sz w:val="24"/>
          <w:szCs w:val="24"/>
        </w:rPr>
        <w:t>internet, cell, satellite)</w:t>
      </w:r>
      <w:r>
        <w:rPr>
          <w:rFonts w:ascii="Times New Roman" w:hAnsi="Times New Roman" w:cs="Times New Roman"/>
          <w:sz w:val="24"/>
          <w:szCs w:val="24"/>
        </w:rPr>
        <w:t xml:space="preserve">: </w:t>
      </w:r>
    </w:p>
    <w:p w14:paraId="2FA536E5" w14:textId="77777777" w:rsidR="00A648DD" w:rsidRPr="00A82D54" w:rsidRDefault="00A648DD" w:rsidP="00A648DD">
      <w:pPr>
        <w:numPr>
          <w:ilvl w:val="2"/>
          <w:numId w:val="6"/>
        </w:numPr>
        <w:spacing w:after="0" w:line="240" w:lineRule="auto"/>
        <w:rPr>
          <w:rFonts w:asciiTheme="minorHAnsi" w:hAnsiTheme="minorHAnsi" w:cstheme="minorHAnsi"/>
          <w:sz w:val="24"/>
          <w:szCs w:val="24"/>
        </w:rPr>
      </w:pPr>
      <w:r>
        <w:rPr>
          <w:rFonts w:ascii="Times New Roman" w:hAnsi="Times New Roman" w:cs="Times New Roman"/>
          <w:sz w:val="24"/>
          <w:szCs w:val="24"/>
        </w:rPr>
        <w:t>USEPA Verizon cellular</w:t>
      </w:r>
    </w:p>
    <w:p w14:paraId="7037BA0B" w14:textId="77777777" w:rsidR="00A648DD" w:rsidRPr="00751751" w:rsidRDefault="00A648DD" w:rsidP="00A648DD">
      <w:pPr>
        <w:numPr>
          <w:ilvl w:val="0"/>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 xml:space="preserve">Information Types. </w:t>
      </w:r>
    </w:p>
    <w:p w14:paraId="24E92372" w14:textId="77777777" w:rsidR="00A648DD" w:rsidRPr="00AE0764" w:rsidRDefault="00A648DD" w:rsidP="00A648DD">
      <w:pPr>
        <w:pStyle w:val="ListParagraph"/>
        <w:numPr>
          <w:ilvl w:val="1"/>
          <w:numId w:val="6"/>
        </w:numPr>
        <w:spacing w:after="0" w:line="240" w:lineRule="auto"/>
        <w:contextualSpacing w:val="0"/>
        <w:rPr>
          <w:rFonts w:asciiTheme="minorHAnsi" w:hAnsiTheme="minorHAnsi" w:cstheme="minorHAnsi"/>
          <w:color w:val="2E74B5" w:themeColor="accent1" w:themeShade="BF"/>
          <w:sz w:val="24"/>
          <w:szCs w:val="24"/>
        </w:rPr>
      </w:pPr>
      <w:r>
        <w:rPr>
          <w:rFonts w:ascii="Times New Roman" w:hAnsi="Times New Roman" w:cs="Times New Roman"/>
          <w:sz w:val="24"/>
          <w:szCs w:val="24"/>
        </w:rPr>
        <w:t xml:space="preserve">What </w:t>
      </w:r>
      <w:r w:rsidRPr="00751751">
        <w:rPr>
          <w:rFonts w:ascii="Times New Roman" w:hAnsi="Times New Roman" w:cs="Times New Roman"/>
          <w:sz w:val="24"/>
          <w:szCs w:val="24"/>
        </w:rPr>
        <w:t xml:space="preserve">type of Information </w:t>
      </w:r>
      <w:r>
        <w:rPr>
          <w:rFonts w:ascii="Times New Roman" w:hAnsi="Times New Roman" w:cs="Times New Roman"/>
          <w:sz w:val="24"/>
          <w:szCs w:val="24"/>
        </w:rPr>
        <w:t xml:space="preserve">is </w:t>
      </w:r>
      <w:r w:rsidRPr="00751751">
        <w:rPr>
          <w:rFonts w:ascii="Times New Roman" w:hAnsi="Times New Roman" w:cs="Times New Roman"/>
          <w:sz w:val="24"/>
          <w:szCs w:val="24"/>
        </w:rPr>
        <w:t>collected (i.e. air</w:t>
      </w:r>
      <w:r>
        <w:rPr>
          <w:rFonts w:ascii="Times New Roman" w:hAnsi="Times New Roman" w:cs="Times New Roman"/>
          <w:sz w:val="24"/>
          <w:szCs w:val="24"/>
        </w:rPr>
        <w:t xml:space="preserve"> or </w:t>
      </w:r>
      <w:r w:rsidRPr="00751751">
        <w:rPr>
          <w:rFonts w:ascii="Times New Roman" w:hAnsi="Times New Roman" w:cs="Times New Roman"/>
          <w:sz w:val="24"/>
          <w:szCs w:val="24"/>
        </w:rPr>
        <w:t>water quality</w:t>
      </w:r>
      <w:r>
        <w:rPr>
          <w:rFonts w:ascii="Times New Roman" w:hAnsi="Times New Roman" w:cs="Times New Roman"/>
          <w:sz w:val="24"/>
          <w:szCs w:val="24"/>
        </w:rPr>
        <w:t>, temperature, etc</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w:t>
      </w:r>
    </w:p>
    <w:p w14:paraId="1F01922D" w14:textId="77777777" w:rsidR="00A648DD" w:rsidRPr="00497A3E" w:rsidRDefault="00A648DD" w:rsidP="00A648DD">
      <w:pPr>
        <w:pStyle w:val="ListParagraph"/>
        <w:numPr>
          <w:ilvl w:val="2"/>
          <w:numId w:val="6"/>
        </w:numPr>
        <w:spacing w:after="0" w:line="240" w:lineRule="auto"/>
        <w:contextualSpacing w:val="0"/>
        <w:rPr>
          <w:rFonts w:asciiTheme="minorHAnsi" w:hAnsiTheme="minorHAnsi" w:cstheme="minorHAnsi"/>
          <w:color w:val="2E74B5" w:themeColor="accent1" w:themeShade="BF"/>
          <w:sz w:val="24"/>
          <w:szCs w:val="24"/>
        </w:rPr>
      </w:pPr>
      <w:r>
        <w:rPr>
          <w:rFonts w:ascii="Times New Roman" w:hAnsi="Times New Roman" w:cs="Times New Roman"/>
          <w:sz w:val="24"/>
          <w:szCs w:val="24"/>
        </w:rPr>
        <w:t>Water Quality and Weather</w:t>
      </w:r>
    </w:p>
    <w:p w14:paraId="1A517FF2" w14:textId="77777777" w:rsidR="00A648DD" w:rsidRPr="00751751" w:rsidRDefault="00A648DD" w:rsidP="00A648DD">
      <w:pPr>
        <w:numPr>
          <w:ilvl w:val="0"/>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Official EPA Record.</w:t>
      </w:r>
    </w:p>
    <w:p w14:paraId="43A63836" w14:textId="77777777" w:rsidR="00A648DD" w:rsidRPr="00AE0764" w:rsidRDefault="00A648DD" w:rsidP="00A648DD">
      <w:pPr>
        <w:numPr>
          <w:ilvl w:val="1"/>
          <w:numId w:val="6"/>
        </w:numPr>
        <w:spacing w:after="0" w:line="240" w:lineRule="auto"/>
        <w:rPr>
          <w:rFonts w:asciiTheme="minorHAnsi" w:hAnsiTheme="minorHAnsi" w:cstheme="minorHAnsi"/>
          <w:color w:val="2E74B5" w:themeColor="accent1" w:themeShade="BF"/>
          <w:sz w:val="24"/>
          <w:szCs w:val="24"/>
        </w:rPr>
      </w:pPr>
      <w:r>
        <w:rPr>
          <w:rFonts w:ascii="Times New Roman" w:hAnsi="Times New Roman" w:cs="Times New Roman"/>
          <w:sz w:val="24"/>
          <w:szCs w:val="24"/>
        </w:rPr>
        <w:t xml:space="preserve">Can data be download directly from the sensor itself? </w:t>
      </w:r>
    </w:p>
    <w:p w14:paraId="5AC74C87" w14:textId="77777777" w:rsidR="00A648DD" w:rsidRPr="00497A3E" w:rsidRDefault="00A648DD" w:rsidP="00A648DD">
      <w:pPr>
        <w:numPr>
          <w:ilvl w:val="2"/>
          <w:numId w:val="6"/>
        </w:numPr>
        <w:spacing w:after="0" w:line="240" w:lineRule="auto"/>
        <w:rPr>
          <w:rFonts w:asciiTheme="minorHAnsi" w:hAnsiTheme="minorHAnsi" w:cstheme="minorHAnsi"/>
          <w:color w:val="2E74B5" w:themeColor="accent1" w:themeShade="BF"/>
          <w:sz w:val="24"/>
          <w:szCs w:val="24"/>
        </w:rPr>
      </w:pPr>
      <w:r>
        <w:rPr>
          <w:rFonts w:ascii="Times New Roman" w:hAnsi="Times New Roman" w:cs="Times New Roman"/>
          <w:sz w:val="24"/>
          <w:szCs w:val="24"/>
        </w:rPr>
        <w:t>Yes</w:t>
      </w:r>
    </w:p>
    <w:p w14:paraId="2ACFB9E0" w14:textId="77777777" w:rsidR="00A648DD" w:rsidRPr="00AE0764" w:rsidRDefault="00A648DD" w:rsidP="00A648DD">
      <w:pPr>
        <w:numPr>
          <w:ilvl w:val="1"/>
          <w:numId w:val="6"/>
        </w:numPr>
        <w:spacing w:after="0" w:line="240" w:lineRule="auto"/>
        <w:rPr>
          <w:rFonts w:ascii="Times New Roman" w:hAnsi="Times New Roman" w:cs="Times New Roman"/>
          <w:color w:val="1F4E79" w:themeColor="accent1" w:themeShade="80"/>
          <w:sz w:val="24"/>
          <w:szCs w:val="24"/>
        </w:rPr>
      </w:pPr>
      <w:r>
        <w:rPr>
          <w:rFonts w:ascii="Times New Roman" w:hAnsi="Times New Roman" w:cs="Times New Roman"/>
          <w:sz w:val="24"/>
          <w:szCs w:val="24"/>
        </w:rPr>
        <w:t xml:space="preserve">If so, is there a planned frequency for downloading this data (information)? </w:t>
      </w:r>
    </w:p>
    <w:p w14:paraId="7E1A9040" w14:textId="77777777" w:rsidR="00A648DD" w:rsidRPr="00497A3E" w:rsidRDefault="00A648DD" w:rsidP="00A648DD">
      <w:pPr>
        <w:numPr>
          <w:ilvl w:val="2"/>
          <w:numId w:val="6"/>
        </w:numPr>
        <w:spacing w:after="0" w:line="240" w:lineRule="auto"/>
        <w:rPr>
          <w:rFonts w:ascii="Times New Roman" w:hAnsi="Times New Roman" w:cs="Times New Roman"/>
          <w:color w:val="1F4E79" w:themeColor="accent1" w:themeShade="80"/>
          <w:sz w:val="24"/>
          <w:szCs w:val="24"/>
        </w:rPr>
      </w:pPr>
      <w:r>
        <w:rPr>
          <w:rFonts w:ascii="Times New Roman" w:hAnsi="Times New Roman" w:cs="Times New Roman"/>
          <w:sz w:val="24"/>
          <w:szCs w:val="24"/>
        </w:rPr>
        <w:t>Yes, but still to be determined</w:t>
      </w:r>
    </w:p>
    <w:p w14:paraId="5C1CEB33" w14:textId="77777777" w:rsidR="00A648DD" w:rsidRDefault="00A648DD" w:rsidP="00A648DD">
      <w:pPr>
        <w:numPr>
          <w:ilvl w:val="1"/>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Where will the data be kept/stored</w:t>
      </w:r>
      <w:r w:rsidRPr="00BA34B4">
        <w:rPr>
          <w:rFonts w:ascii="Times New Roman" w:hAnsi="Times New Roman" w:cs="Times New Roman"/>
          <w:sz w:val="24"/>
          <w:szCs w:val="24"/>
        </w:rPr>
        <w:t xml:space="preserve"> (i.e. </w:t>
      </w:r>
      <w:r>
        <w:rPr>
          <w:rFonts w:ascii="Times New Roman" w:hAnsi="Times New Roman" w:cs="Times New Roman"/>
          <w:sz w:val="24"/>
          <w:szCs w:val="24"/>
        </w:rPr>
        <w:t xml:space="preserve">ORD provided </w:t>
      </w:r>
      <w:r w:rsidRPr="00BA34B4">
        <w:rPr>
          <w:rFonts w:ascii="Times New Roman" w:hAnsi="Times New Roman" w:cs="Times New Roman"/>
          <w:sz w:val="24"/>
          <w:szCs w:val="24"/>
        </w:rPr>
        <w:t>file share</w:t>
      </w:r>
      <w:r>
        <w:rPr>
          <w:rFonts w:ascii="Times New Roman" w:hAnsi="Times New Roman" w:cs="Times New Roman"/>
          <w:sz w:val="24"/>
          <w:szCs w:val="24"/>
        </w:rPr>
        <w:t xml:space="preserve">): </w:t>
      </w:r>
    </w:p>
    <w:p w14:paraId="5C77D86B" w14:textId="77777777" w:rsidR="00A648DD" w:rsidRPr="00A82D54" w:rsidRDefault="00A648DD" w:rsidP="00A648DD">
      <w:pPr>
        <w:numPr>
          <w:ilvl w:val="2"/>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Project leads will maintain files on OneDrive and once data approved for public release copies will be made available via USEPA Github.</w:t>
      </w:r>
      <w:r>
        <w:rPr>
          <w:rFonts w:ascii="Times New Roman" w:hAnsi="Times New Roman" w:cs="Times New Roman"/>
          <w:color w:val="1F4E79" w:themeColor="accent1" w:themeShade="80"/>
          <w:sz w:val="24"/>
          <w:szCs w:val="24"/>
        </w:rPr>
        <w:t xml:space="preserve"> </w:t>
      </w:r>
      <w:r>
        <w:rPr>
          <w:rFonts w:ascii="Times New Roman" w:hAnsi="Times New Roman" w:cs="Times New Roman"/>
          <w:sz w:val="24"/>
          <w:szCs w:val="24"/>
        </w:rPr>
        <w:t xml:space="preserve"> </w:t>
      </w:r>
      <w:r w:rsidRPr="009D4C48">
        <w:rPr>
          <w:rFonts w:ascii="Times New Roman" w:hAnsi="Times New Roman" w:cs="Times New Roman"/>
          <w:sz w:val="24"/>
          <w:szCs w:val="24"/>
        </w:rPr>
        <w:t xml:space="preserve">  </w:t>
      </w:r>
    </w:p>
    <w:p w14:paraId="7CB6795A" w14:textId="77777777" w:rsidR="00A648DD" w:rsidRPr="00751751" w:rsidRDefault="00A648DD" w:rsidP="00A648DD">
      <w:pPr>
        <w:numPr>
          <w:ilvl w:val="0"/>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 xml:space="preserve">Data Integrity. </w:t>
      </w:r>
    </w:p>
    <w:p w14:paraId="7F5A74E4" w14:textId="77777777" w:rsidR="00A648DD" w:rsidRPr="006B588C" w:rsidRDefault="00A648DD" w:rsidP="00A648DD">
      <w:pPr>
        <w:numPr>
          <w:ilvl w:val="1"/>
          <w:numId w:val="6"/>
        </w:numPr>
        <w:spacing w:after="0" w:line="240" w:lineRule="auto"/>
        <w:rPr>
          <w:rFonts w:ascii="Times New Roman" w:hAnsi="Times New Roman" w:cs="Times New Roman"/>
          <w:color w:val="2E74B5" w:themeColor="accent1" w:themeShade="BF"/>
          <w:sz w:val="24"/>
          <w:szCs w:val="24"/>
        </w:rPr>
      </w:pPr>
      <w:r w:rsidRPr="00751751">
        <w:rPr>
          <w:rFonts w:ascii="Times New Roman" w:hAnsi="Times New Roman" w:cs="Times New Roman"/>
          <w:sz w:val="24"/>
          <w:szCs w:val="24"/>
        </w:rPr>
        <w:t xml:space="preserve">Describe briefly and in general terms how the integrity of the data </w:t>
      </w:r>
      <w:r>
        <w:rPr>
          <w:rFonts w:ascii="Times New Roman" w:hAnsi="Times New Roman" w:cs="Times New Roman"/>
          <w:sz w:val="24"/>
          <w:szCs w:val="24"/>
        </w:rPr>
        <w:t>will be verified before decision/action:</w:t>
      </w:r>
      <w:r w:rsidRPr="00751751">
        <w:rPr>
          <w:rFonts w:ascii="Times New Roman" w:hAnsi="Times New Roman" w:cs="Times New Roman"/>
          <w:sz w:val="24"/>
          <w:szCs w:val="24"/>
        </w:rPr>
        <w:t xml:space="preserve"> </w:t>
      </w:r>
    </w:p>
    <w:p w14:paraId="4C435121" w14:textId="06232815" w:rsidR="00A648DD" w:rsidRPr="00497A3E" w:rsidRDefault="00A648DD" w:rsidP="00A648DD">
      <w:pPr>
        <w:numPr>
          <w:ilvl w:val="2"/>
          <w:numId w:val="6"/>
        </w:numPr>
        <w:spacing w:after="0" w:line="240" w:lineRule="auto"/>
        <w:rPr>
          <w:rFonts w:ascii="Times New Roman" w:hAnsi="Times New Roman" w:cs="Times New Roman"/>
          <w:color w:val="2E74B5" w:themeColor="accent1" w:themeShade="BF"/>
          <w:sz w:val="24"/>
          <w:szCs w:val="24"/>
        </w:rPr>
      </w:pPr>
      <w:r>
        <w:rPr>
          <w:rFonts w:ascii="Times New Roman" w:hAnsi="Times New Roman" w:cs="Times New Roman"/>
          <w:sz w:val="24"/>
          <w:szCs w:val="24"/>
        </w:rPr>
        <w:t xml:space="preserve">Data from the buoys will be verified through comparison with data </w:t>
      </w:r>
      <w:r w:rsidR="00F22DBC">
        <w:rPr>
          <w:rFonts w:ascii="Times New Roman" w:hAnsi="Times New Roman" w:cs="Times New Roman"/>
          <w:sz w:val="24"/>
          <w:szCs w:val="24"/>
        </w:rPr>
        <w:t xml:space="preserve">logged on the buoy itself. </w:t>
      </w:r>
      <w:r>
        <w:rPr>
          <w:rFonts w:ascii="Times New Roman" w:hAnsi="Times New Roman" w:cs="Times New Roman"/>
          <w:sz w:val="24"/>
          <w:szCs w:val="24"/>
        </w:rPr>
        <w:t xml:space="preserve">We will compare measurements from the buoys to data collected via handheld version of the same sensors on the buoy as well as compared to water samples collected at the buoy location and independently processed in the lab.  </w:t>
      </w:r>
    </w:p>
    <w:p w14:paraId="4D8C3408" w14:textId="77777777" w:rsidR="00A648DD" w:rsidRDefault="00A648DD" w:rsidP="00A648DD">
      <w:pPr>
        <w:pStyle w:val="ListParagraph"/>
        <w:numPr>
          <w:ilvl w:val="1"/>
          <w:numId w:val="6"/>
        </w:numPr>
        <w:spacing w:after="0" w:line="240" w:lineRule="auto"/>
        <w:contextualSpacing w:val="0"/>
        <w:rPr>
          <w:rFonts w:ascii="Times New Roman" w:hAnsi="Times New Roman" w:cs="Times New Roman"/>
          <w:sz w:val="24"/>
          <w:szCs w:val="24"/>
        </w:rPr>
      </w:pPr>
      <w:r w:rsidRPr="00B819CD">
        <w:rPr>
          <w:rFonts w:ascii="Times New Roman" w:hAnsi="Times New Roman" w:cs="Times New Roman"/>
          <w:sz w:val="24"/>
          <w:szCs w:val="24"/>
        </w:rPr>
        <w:t xml:space="preserve">If this effort is required to use a Quality Assurance Project Plan (QAPP), how is the integrity detailed in the related project? </w:t>
      </w:r>
    </w:p>
    <w:p w14:paraId="16B4F6F8" w14:textId="77777777" w:rsidR="00A648DD" w:rsidRPr="00A82D54" w:rsidRDefault="00A648DD" w:rsidP="00A648DD">
      <w:pPr>
        <w:pStyle w:val="ListParagraph"/>
        <w:numPr>
          <w:ilvl w:val="2"/>
          <w:numId w:val="6"/>
        </w:numPr>
        <w:spacing w:after="0" w:line="240" w:lineRule="auto"/>
        <w:contextualSpacing w:val="0"/>
        <w:rPr>
          <w:rFonts w:ascii="Times New Roman" w:hAnsi="Times New Roman" w:cs="Times New Roman"/>
          <w:sz w:val="24"/>
          <w:szCs w:val="24"/>
        </w:rPr>
      </w:pPr>
      <w:r>
        <w:rPr>
          <w:rFonts w:ascii="Times New Roman" w:hAnsi="Times New Roman" w:cs="Times New Roman"/>
          <w:sz w:val="24"/>
          <w:szCs w:val="24"/>
        </w:rPr>
        <w:t xml:space="preserve">A QAPP is required and these details are documented in the appropriate sections in the QAPP, </w:t>
      </w:r>
      <w:proofErr w:type="gramStart"/>
      <w:r>
        <w:rPr>
          <w:rFonts w:ascii="Times New Roman" w:hAnsi="Times New Roman" w:cs="Times New Roman"/>
          <w:sz w:val="24"/>
          <w:szCs w:val="24"/>
        </w:rPr>
        <w:t>in particular Sections</w:t>
      </w:r>
      <w:proofErr w:type="gramEnd"/>
      <w:r>
        <w:rPr>
          <w:rFonts w:ascii="Times New Roman" w:hAnsi="Times New Roman" w:cs="Times New Roman"/>
          <w:sz w:val="24"/>
          <w:szCs w:val="24"/>
        </w:rPr>
        <w:t xml:space="preserve"> B and D.</w:t>
      </w:r>
    </w:p>
    <w:p w14:paraId="37733653" w14:textId="77777777" w:rsidR="00A648DD" w:rsidRDefault="00A648DD" w:rsidP="00A648DD">
      <w:pPr>
        <w:pStyle w:val="ListParagraph"/>
        <w:numPr>
          <w:ilvl w:val="0"/>
          <w:numId w:val="6"/>
        </w:numPr>
        <w:spacing w:after="0" w:line="240" w:lineRule="auto"/>
        <w:contextualSpacing w:val="0"/>
        <w:rPr>
          <w:rFonts w:ascii="Times New Roman" w:hAnsi="Times New Roman" w:cs="Times New Roman"/>
          <w:sz w:val="24"/>
          <w:szCs w:val="24"/>
        </w:rPr>
      </w:pPr>
      <w:r>
        <w:rPr>
          <w:rFonts w:ascii="Times New Roman" w:hAnsi="Times New Roman" w:cs="Times New Roman"/>
          <w:sz w:val="24"/>
          <w:szCs w:val="24"/>
        </w:rPr>
        <w:t>Data Ownership.</w:t>
      </w:r>
    </w:p>
    <w:p w14:paraId="59F7EAC3" w14:textId="77777777" w:rsidR="00A648DD" w:rsidRDefault="00A648DD" w:rsidP="00A648DD">
      <w:pPr>
        <w:numPr>
          <w:ilvl w:val="1"/>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Please provide manufacturer terms and conditions or correspondence describing the ownership of the data, for the use of online sensors in your project</w:t>
      </w:r>
    </w:p>
    <w:p w14:paraId="16F6282A" w14:textId="77777777" w:rsidR="00A648DD" w:rsidRDefault="002C6BA2" w:rsidP="00A648DD">
      <w:pPr>
        <w:numPr>
          <w:ilvl w:val="2"/>
          <w:numId w:val="6"/>
        </w:numPr>
        <w:spacing w:after="0" w:line="240" w:lineRule="auto"/>
        <w:rPr>
          <w:rFonts w:ascii="Times New Roman" w:hAnsi="Times New Roman" w:cs="Times New Roman"/>
          <w:sz w:val="24"/>
          <w:szCs w:val="24"/>
        </w:rPr>
      </w:pPr>
      <w:hyperlink r:id="rId26" w:history="1">
        <w:r w:rsidR="00A648DD" w:rsidRPr="003178F4">
          <w:rPr>
            <w:rStyle w:val="Hyperlink"/>
            <w:rFonts w:ascii="Times New Roman" w:hAnsi="Times New Roman" w:cs="Times New Roman"/>
            <w:sz w:val="24"/>
            <w:szCs w:val="24"/>
          </w:rPr>
          <w:t>https://www.wqdatalive.com/privacy</w:t>
        </w:r>
      </w:hyperlink>
    </w:p>
    <w:p w14:paraId="7C6F8741" w14:textId="77777777" w:rsidR="00A648DD" w:rsidRPr="00A82D54" w:rsidRDefault="00A648DD" w:rsidP="00A648DD">
      <w:pPr>
        <w:numPr>
          <w:ilvl w:val="2"/>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See attached email</w:t>
      </w:r>
    </w:p>
    <w:p w14:paraId="5DA4CB10" w14:textId="77777777" w:rsidR="00A648DD" w:rsidRPr="00751751" w:rsidRDefault="00A648DD">
      <w:pPr>
        <w:rPr>
          <w:rFonts w:ascii="Times New Roman" w:hAnsi="Times New Roman" w:cs="Times New Roman"/>
          <w:sz w:val="24"/>
          <w:szCs w:val="24"/>
        </w:rPr>
      </w:pPr>
      <w:r>
        <w:rPr>
          <w:rFonts w:ascii="Times New Roman" w:hAnsi="Times New Roman" w:cs="Times New Roman"/>
          <w:sz w:val="24"/>
          <w:szCs w:val="24"/>
        </w:rPr>
        <w:object w:dxaOrig="9180" w:dyaOrig="11881" w14:anchorId="4A2727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9pt;height:594pt" o:ole="">
            <v:imagedata r:id="rId27" o:title=""/>
          </v:shape>
          <o:OLEObject Type="Embed" ProgID="AcroExch.Document.DC" ShapeID="_x0000_i1025" DrawAspect="Content" ObjectID="_1687277598" r:id="rId28"/>
        </w:object>
      </w:r>
    </w:p>
    <w:p w14:paraId="1F91E558" w14:textId="1B8353BD" w:rsidR="44BA4F1D" w:rsidRDefault="44BA4F1D"/>
    <w:sectPr w:rsidR="44BA4F1D" w:rsidSect="00D32ED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1" w:author="Hollister, Jeff" w:date="2021-07-07T10:32:00Z" w:initials="HJ">
    <w:p w14:paraId="6F9922D2" w14:textId="0D219B40" w:rsidR="002C6BA2" w:rsidRDefault="002C6BA2">
      <w:pPr>
        <w:pStyle w:val="CommentText"/>
      </w:pPr>
      <w:r>
        <w:rPr>
          <w:rStyle w:val="CommentReference"/>
        </w:rPr>
        <w:annotationRef/>
      </w:r>
      <w:r>
        <w:t>Think we should change this one to over time only.  We don’t do tows at sites other than the buoy.</w:t>
      </w:r>
    </w:p>
  </w:comment>
  <w:comment w:id="22" w:author="Shivers, Stephen" w:date="2021-07-08T15:53:00Z" w:initials="SS">
    <w:p w14:paraId="4EAB20EF" w14:textId="539F3EAE" w:rsidR="002C6BA2" w:rsidRDefault="002C6BA2">
      <w:pPr>
        <w:pStyle w:val="CommentText"/>
      </w:pPr>
      <w:r>
        <w:rPr>
          <w:rStyle w:val="CommentReference"/>
        </w:rPr>
        <w:annotationRef/>
      </w:r>
      <w:r>
        <w:t>I agree, changed</w:t>
      </w:r>
    </w:p>
  </w:comment>
  <w:comment w:id="48" w:author="Hollister, Jeff" w:date="2021-07-07T10:57:00Z" w:initials="HJ">
    <w:p w14:paraId="6D54E56A" w14:textId="668829F4" w:rsidR="002C6BA2" w:rsidRDefault="002C6BA2">
      <w:pPr>
        <w:pStyle w:val="CommentText"/>
      </w:pPr>
      <w:r>
        <w:rPr>
          <w:rStyle w:val="CommentReference"/>
        </w:rPr>
        <w:annotationRef/>
      </w:r>
      <w:r>
        <w:t>Do we have/need this?</w:t>
      </w:r>
    </w:p>
  </w:comment>
  <w:comment w:id="49" w:author="Shivers, Stephen" w:date="2021-07-08T15:57:00Z" w:initials="SS">
    <w:p w14:paraId="0677EEED" w14:textId="0AEAD5E4" w:rsidR="002C6BA2" w:rsidRDefault="002C6BA2">
      <w:pPr>
        <w:pStyle w:val="CommentText"/>
      </w:pPr>
      <w:r>
        <w:rPr>
          <w:rStyle w:val="CommentReference"/>
        </w:rPr>
        <w:annotationRef/>
      </w:r>
      <w:r>
        <w:t>Let’s leave this out until we have a better idea of what seasonal drift will look like.  We can always tighten up tolerances in an updated version if we need 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F9922D2" w15:done="0"/>
  <w15:commentEx w15:paraId="4EAB20EF" w15:paraIdParent="6F9922D2" w15:done="0"/>
  <w15:commentEx w15:paraId="6D54E56A" w15:done="0"/>
  <w15:commentEx w15:paraId="0677EEED" w15:paraIdParent="6D54E56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900144" w16cex:dateUtc="2021-07-07T14:32:00Z"/>
  <w16cex:commentExtensible w16cex:durableId="24919E09" w16cex:dateUtc="2021-07-08T19:53:00Z"/>
  <w16cex:commentExtensible w16cex:durableId="24900722" w16cex:dateUtc="2021-07-07T14:57:00Z"/>
  <w16cex:commentExtensible w16cex:durableId="24919ED1" w16cex:dateUtc="2021-07-08T19: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F9922D2" w16cid:durableId="24900144"/>
  <w16cid:commentId w16cid:paraId="4EAB20EF" w16cid:durableId="24919E09"/>
  <w16cid:commentId w16cid:paraId="6D54E56A" w16cid:durableId="24900722"/>
  <w16cid:commentId w16cid:paraId="0677EEED" w16cid:durableId="24919ED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ECF5E6" w14:textId="77777777" w:rsidR="00751256" w:rsidRDefault="00751256" w:rsidP="00DC74B4">
      <w:pPr>
        <w:spacing w:after="0" w:line="240" w:lineRule="auto"/>
      </w:pPr>
      <w:r>
        <w:separator/>
      </w:r>
    </w:p>
  </w:endnote>
  <w:endnote w:type="continuationSeparator" w:id="0">
    <w:p w14:paraId="4720A251" w14:textId="77777777" w:rsidR="00751256" w:rsidRDefault="00751256" w:rsidP="00DC74B4">
      <w:pPr>
        <w:spacing w:after="0" w:line="240" w:lineRule="auto"/>
      </w:pPr>
      <w:r>
        <w:continuationSeparator/>
      </w:r>
    </w:p>
  </w:endnote>
  <w:endnote w:type="continuationNotice" w:id="1">
    <w:p w14:paraId="7617A733" w14:textId="77777777" w:rsidR="00751256" w:rsidRDefault="0075125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0647B1" w14:textId="77777777" w:rsidR="002C6BA2" w:rsidRDefault="002C6B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F5CA5F" w14:textId="77777777" w:rsidR="002C6BA2" w:rsidRDefault="002C6BA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965CF3" w14:textId="61EC2E13" w:rsidR="002C6BA2" w:rsidRPr="000F7217" w:rsidRDefault="002C6BA2" w:rsidP="00AE6947">
    <w:pPr>
      <w:pStyle w:val="Footer"/>
      <w:jc w:val="center"/>
      <w:rPr>
        <w:rFonts w:ascii="Times New Roman" w:hAnsi="Times New Roman" w:cs="Times New Roman"/>
      </w:rPr>
    </w:pPr>
    <w:r w:rsidRPr="78CF3056">
      <w:rPr>
        <w:rFonts w:ascii="Times New Roman" w:hAnsi="Times New Roman" w:cs="Times New Roman"/>
      </w:rPr>
      <w:t xml:space="preserve">QAPP ID: </w:t>
    </w:r>
    <w:sdt>
      <w:sdtPr>
        <w:rPr>
          <w:rFonts w:ascii="Times New Roman" w:hAnsi="Times New Roman" w:cs="Times New Roman"/>
        </w:rPr>
        <w:id w:val="929315961"/>
        <w:placeholder>
          <w:docPart w:val="C8FC16F84C57445E99B9F5B4D26F0921"/>
        </w:placeholder>
      </w:sdtPr>
      <w:sdtContent>
        <w:r w:rsidRPr="78CF3056">
          <w:rPr>
            <w:rFonts w:ascii="Times New Roman" w:hAnsi="Times New Roman" w:cs="Times New Roman"/>
          </w:rPr>
          <w:t>D-###-#######-QP-#-#</w:t>
        </w: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900E3D" w14:textId="259BE7EF" w:rsidR="002C6BA2" w:rsidRPr="00AE6947" w:rsidRDefault="002C6BA2" w:rsidP="00AE69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08BB6C" w14:textId="77777777" w:rsidR="00751256" w:rsidRDefault="00751256" w:rsidP="00DC74B4">
      <w:pPr>
        <w:spacing w:after="0" w:line="240" w:lineRule="auto"/>
      </w:pPr>
      <w:r>
        <w:separator/>
      </w:r>
    </w:p>
  </w:footnote>
  <w:footnote w:type="continuationSeparator" w:id="0">
    <w:p w14:paraId="3AA57C0D" w14:textId="77777777" w:rsidR="00751256" w:rsidRDefault="00751256" w:rsidP="00DC74B4">
      <w:pPr>
        <w:spacing w:after="0" w:line="240" w:lineRule="auto"/>
      </w:pPr>
      <w:r>
        <w:continuationSeparator/>
      </w:r>
    </w:p>
  </w:footnote>
  <w:footnote w:type="continuationNotice" w:id="1">
    <w:p w14:paraId="5F223406" w14:textId="77777777" w:rsidR="00751256" w:rsidRDefault="0075125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734004" w14:textId="77777777" w:rsidR="002C6BA2" w:rsidRDefault="002C6BA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6C217E" w14:textId="5327133D" w:rsidR="002C6BA2" w:rsidRPr="001A674C" w:rsidRDefault="002C6BA2" w:rsidP="008E3DED">
    <w:pPr>
      <w:pStyle w:val="Header"/>
      <w:jc w:val="right"/>
      <w:rPr>
        <w:szCs w:val="20"/>
      </w:rPr>
    </w:pPr>
    <w:r w:rsidRPr="001A674C">
      <w:rPr>
        <w:szCs w:val="20"/>
      </w:rPr>
      <w:t xml:space="preserve">QA Tracking # </w:t>
    </w:r>
    <w:r w:rsidRPr="001A674C">
      <w:rPr>
        <w:color w:val="FF0000"/>
        <w:szCs w:val="20"/>
      </w:rPr>
      <w:t xml:space="preserve">TBD by QA </w:t>
    </w:r>
    <w:r>
      <w:rPr>
        <w:color w:val="FF0000"/>
        <w:szCs w:val="20"/>
      </w:rPr>
      <w:t>Manager</w:t>
    </w:r>
  </w:p>
  <w:p w14:paraId="005A3D9B" w14:textId="1F207F31" w:rsidR="002C6BA2" w:rsidRDefault="002C6BA2" w:rsidP="001A674C">
    <w:pPr>
      <w:pStyle w:val="Header"/>
      <w:jc w:val="right"/>
      <w:rPr>
        <w:szCs w:val="20"/>
      </w:rPr>
    </w:pPr>
    <w:r>
      <w:rPr>
        <w:szCs w:val="20"/>
      </w:rPr>
      <w:t xml:space="preserve">Date: </w:t>
    </w:r>
  </w:p>
  <w:p w14:paraId="0C4DDC48" w14:textId="00698849" w:rsidR="002C6BA2" w:rsidRPr="001A674C" w:rsidRDefault="002C6BA2" w:rsidP="008E3DED">
    <w:pPr>
      <w:pStyle w:val="Header"/>
      <w:jc w:val="right"/>
      <w:rPr>
        <w:szCs w:val="20"/>
      </w:rPr>
    </w:pPr>
    <w:r w:rsidRPr="001A674C">
      <w:rPr>
        <w:szCs w:val="20"/>
      </w:rPr>
      <w:t xml:space="preserve">Page </w:t>
    </w:r>
    <w:r w:rsidRPr="001A674C">
      <w:rPr>
        <w:b/>
        <w:bCs/>
        <w:szCs w:val="20"/>
      </w:rPr>
      <w:fldChar w:fldCharType="begin"/>
    </w:r>
    <w:r w:rsidRPr="001A674C">
      <w:rPr>
        <w:b/>
        <w:bCs/>
        <w:szCs w:val="20"/>
      </w:rPr>
      <w:instrText xml:space="preserve"> PAGE  \* Arabic  \* MERGEFORMAT </w:instrText>
    </w:r>
    <w:r w:rsidRPr="001A674C">
      <w:rPr>
        <w:b/>
        <w:bCs/>
        <w:szCs w:val="20"/>
      </w:rPr>
      <w:fldChar w:fldCharType="separate"/>
    </w:r>
    <w:r>
      <w:rPr>
        <w:b/>
        <w:bCs/>
        <w:noProof/>
        <w:szCs w:val="20"/>
      </w:rPr>
      <w:t>4</w:t>
    </w:r>
    <w:r w:rsidRPr="001A674C">
      <w:rPr>
        <w:b/>
        <w:bCs/>
        <w:szCs w:val="20"/>
      </w:rPr>
      <w:fldChar w:fldCharType="end"/>
    </w:r>
    <w:r w:rsidRPr="001A674C">
      <w:rPr>
        <w:szCs w:val="20"/>
      </w:rPr>
      <w:t xml:space="preserve"> of </w:t>
    </w:r>
    <w:r w:rsidRPr="001A674C">
      <w:rPr>
        <w:b/>
        <w:bCs/>
        <w:szCs w:val="20"/>
      </w:rPr>
      <w:fldChar w:fldCharType="begin"/>
    </w:r>
    <w:r w:rsidRPr="001A674C">
      <w:rPr>
        <w:b/>
        <w:bCs/>
        <w:szCs w:val="20"/>
      </w:rPr>
      <w:instrText xml:space="preserve"> NUMPAGES  \* Arabic  \* MERGEFORMAT </w:instrText>
    </w:r>
    <w:r w:rsidRPr="001A674C">
      <w:rPr>
        <w:b/>
        <w:bCs/>
        <w:szCs w:val="20"/>
      </w:rPr>
      <w:fldChar w:fldCharType="separate"/>
    </w:r>
    <w:r>
      <w:rPr>
        <w:b/>
        <w:bCs/>
        <w:noProof/>
        <w:szCs w:val="20"/>
      </w:rPr>
      <w:t>14</w:t>
    </w:r>
    <w:r w:rsidRPr="001A674C">
      <w:rPr>
        <w:b/>
        <w:bCs/>
        <w:szCs w:val="20"/>
      </w:rPr>
      <w:fldChar w:fldCharType="end"/>
    </w:r>
  </w:p>
  <w:p w14:paraId="22087326" w14:textId="77777777" w:rsidR="002C6BA2" w:rsidRDefault="002C6BA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49683938"/>
      <w:docPartObj>
        <w:docPartGallery w:val="Watermarks"/>
        <w:docPartUnique/>
      </w:docPartObj>
    </w:sdtPr>
    <w:sdtContent>
      <w:p w14:paraId="06AC84E4" w14:textId="066BEED4" w:rsidR="002C6BA2" w:rsidRDefault="002C6BA2">
        <w:pPr>
          <w:pStyle w:val="Header"/>
        </w:pPr>
        <w:r>
          <w:rPr>
            <w:noProof/>
          </w:rPr>
          <w:pict w14:anchorId="2EDA0EE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3C0879"/>
    <w:multiLevelType w:val="hybridMultilevel"/>
    <w:tmpl w:val="5D8633E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 w15:restartNumberingAfterBreak="0">
    <w:nsid w:val="22D51000"/>
    <w:multiLevelType w:val="multilevel"/>
    <w:tmpl w:val="A1D879BA"/>
    <w:lvl w:ilvl="0">
      <w:start w:val="1"/>
      <w:numFmt w:val="decimal"/>
      <w:lvlText w:val="%1."/>
      <w:lvlJc w:val="left"/>
      <w:pPr>
        <w:ind w:left="720" w:hanging="360"/>
      </w:pPr>
    </w:lvl>
    <w:lvl w:ilvl="1">
      <w:start w:val="1"/>
      <w:numFmt w:val="bullet"/>
      <w:lvlText w:val=""/>
      <w:lvlJc w:val="left"/>
      <w:pPr>
        <w:ind w:left="1440" w:hanging="360"/>
      </w:pPr>
      <w:rPr>
        <w:rFonts w:ascii="Symbol" w:hAnsi="Symbol" w:hint="default"/>
      </w:r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 w15:restartNumberingAfterBreak="0">
    <w:nsid w:val="38CD6005"/>
    <w:multiLevelType w:val="hybridMultilevel"/>
    <w:tmpl w:val="EE54C8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0A2DD0"/>
    <w:multiLevelType w:val="hybridMultilevel"/>
    <w:tmpl w:val="AE14A5E2"/>
    <w:lvl w:ilvl="0" w:tplc="04090001">
      <w:start w:val="1"/>
      <w:numFmt w:val="bullet"/>
      <w:lvlText w:val=""/>
      <w:lvlJc w:val="left"/>
      <w:pPr>
        <w:ind w:left="720" w:hanging="360"/>
      </w:pPr>
      <w:rPr>
        <w:rFonts w:ascii="Symbol" w:hAnsi="Symbol" w:hint="default"/>
      </w:rPr>
    </w:lvl>
    <w:lvl w:ilvl="1" w:tplc="74346148">
      <w:numFmt w:val="bullet"/>
      <w:lvlText w:val="•"/>
      <w:lvlJc w:val="left"/>
      <w:pPr>
        <w:ind w:left="1440" w:hanging="360"/>
      </w:pPr>
      <w:rPr>
        <w:rFonts w:ascii="TimesNewRoman" w:eastAsiaTheme="minorHAnsi" w:hAnsi="TimesNewRoman" w:cs="TimesNew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7BF3AAD"/>
    <w:multiLevelType w:val="hybridMultilevel"/>
    <w:tmpl w:val="79204A32"/>
    <w:lvl w:ilvl="0" w:tplc="E32E160A">
      <w:start w:val="1"/>
      <w:numFmt w:val="decimal"/>
      <w:lvlText w:val="%1."/>
      <w:lvlJc w:val="left"/>
      <w:pPr>
        <w:ind w:left="720" w:hanging="360"/>
      </w:pPr>
    </w:lvl>
    <w:lvl w:ilvl="1" w:tplc="EA8A359E">
      <w:start w:val="1"/>
      <w:numFmt w:val="lowerLetter"/>
      <w:lvlText w:val="%2."/>
      <w:lvlJc w:val="left"/>
      <w:pPr>
        <w:ind w:left="1440" w:hanging="360"/>
      </w:pPr>
    </w:lvl>
    <w:lvl w:ilvl="2" w:tplc="6EE82818">
      <w:start w:val="1"/>
      <w:numFmt w:val="lowerRoman"/>
      <w:lvlText w:val="%3."/>
      <w:lvlJc w:val="right"/>
      <w:pPr>
        <w:ind w:left="2160" w:hanging="180"/>
      </w:pPr>
    </w:lvl>
    <w:lvl w:ilvl="3" w:tplc="7BA85250">
      <w:start w:val="1"/>
      <w:numFmt w:val="decimal"/>
      <w:lvlText w:val="%4."/>
      <w:lvlJc w:val="left"/>
      <w:pPr>
        <w:ind w:left="2880" w:hanging="360"/>
      </w:pPr>
    </w:lvl>
    <w:lvl w:ilvl="4" w:tplc="181A133E">
      <w:start w:val="1"/>
      <w:numFmt w:val="lowerLetter"/>
      <w:lvlText w:val="%5."/>
      <w:lvlJc w:val="left"/>
      <w:pPr>
        <w:ind w:left="3600" w:hanging="360"/>
      </w:pPr>
    </w:lvl>
    <w:lvl w:ilvl="5" w:tplc="B05A1AA0">
      <w:start w:val="1"/>
      <w:numFmt w:val="lowerRoman"/>
      <w:lvlText w:val="%6."/>
      <w:lvlJc w:val="right"/>
      <w:pPr>
        <w:ind w:left="4320" w:hanging="180"/>
      </w:pPr>
    </w:lvl>
    <w:lvl w:ilvl="6" w:tplc="BF22FFCE">
      <w:start w:val="1"/>
      <w:numFmt w:val="decimal"/>
      <w:lvlText w:val="%7."/>
      <w:lvlJc w:val="left"/>
      <w:pPr>
        <w:ind w:left="5040" w:hanging="360"/>
      </w:pPr>
    </w:lvl>
    <w:lvl w:ilvl="7" w:tplc="11821540">
      <w:start w:val="1"/>
      <w:numFmt w:val="lowerLetter"/>
      <w:lvlText w:val="%8."/>
      <w:lvlJc w:val="left"/>
      <w:pPr>
        <w:ind w:left="5760" w:hanging="360"/>
      </w:pPr>
    </w:lvl>
    <w:lvl w:ilvl="8" w:tplc="755AA3AA">
      <w:start w:val="1"/>
      <w:numFmt w:val="lowerRoman"/>
      <w:lvlText w:val="%9."/>
      <w:lvlJc w:val="right"/>
      <w:pPr>
        <w:ind w:left="6480" w:hanging="180"/>
      </w:pPr>
    </w:lvl>
  </w:abstractNum>
  <w:abstractNum w:abstractNumId="5" w15:restartNumberingAfterBreak="0">
    <w:nsid w:val="52317849"/>
    <w:multiLevelType w:val="hybridMultilevel"/>
    <w:tmpl w:val="951619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
  </w:num>
  <w:num w:numId="2">
    <w:abstractNumId w:val="4"/>
  </w:num>
  <w:num w:numId="3">
    <w:abstractNumId w:val="3"/>
  </w:num>
  <w:num w:numId="4">
    <w:abstractNumId w:val="2"/>
  </w:num>
  <w:num w:numId="5">
    <w:abstractNumId w:val="0"/>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hivers, Stephen">
    <w15:presenceInfo w15:providerId="AD" w15:userId="S::shivers.stephen@epa.gov::562059a4-d9bf-4414-8cdf-b57227ac0d79"/>
  </w15:person>
  <w15:person w15:author="Hollister, Jeff">
    <w15:presenceInfo w15:providerId="AD" w15:userId="S::Hollister.Jeff@epa.gov::90904e2a-aa82-465e-9922-afce4bc6d52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trackRevisions/>
  <w:defaultTabStop w:val="720"/>
  <w:characterSpacingControl w:val="doNotCompress"/>
  <w:hdrShapeDefaults>
    <o:shapedefaults v:ext="edit" spidmax="2050"/>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20BF"/>
    <w:rsid w:val="00005EB7"/>
    <w:rsid w:val="00013759"/>
    <w:rsid w:val="00014FC3"/>
    <w:rsid w:val="00021AAF"/>
    <w:rsid w:val="00034600"/>
    <w:rsid w:val="00042316"/>
    <w:rsid w:val="000445B5"/>
    <w:rsid w:val="00066DEF"/>
    <w:rsid w:val="00094DF8"/>
    <w:rsid w:val="000E2EC3"/>
    <w:rsid w:val="000E3C55"/>
    <w:rsid w:val="000F2445"/>
    <w:rsid w:val="000F4E4B"/>
    <w:rsid w:val="000F743F"/>
    <w:rsid w:val="00105F92"/>
    <w:rsid w:val="00114772"/>
    <w:rsid w:val="00117C31"/>
    <w:rsid w:val="001211F8"/>
    <w:rsid w:val="00124E33"/>
    <w:rsid w:val="001347A1"/>
    <w:rsid w:val="00136355"/>
    <w:rsid w:val="0013760F"/>
    <w:rsid w:val="001434AB"/>
    <w:rsid w:val="00144E63"/>
    <w:rsid w:val="00156D8A"/>
    <w:rsid w:val="001601B6"/>
    <w:rsid w:val="00177B40"/>
    <w:rsid w:val="001810E1"/>
    <w:rsid w:val="00185EA7"/>
    <w:rsid w:val="001A674C"/>
    <w:rsid w:val="001B116C"/>
    <w:rsid w:val="001B502B"/>
    <w:rsid w:val="001C54D4"/>
    <w:rsid w:val="001E4203"/>
    <w:rsid w:val="001F4D4D"/>
    <w:rsid w:val="002064AB"/>
    <w:rsid w:val="0021394E"/>
    <w:rsid w:val="00214B67"/>
    <w:rsid w:val="0022591B"/>
    <w:rsid w:val="00225E00"/>
    <w:rsid w:val="00251D61"/>
    <w:rsid w:val="00252266"/>
    <w:rsid w:val="00252D29"/>
    <w:rsid w:val="0026155A"/>
    <w:rsid w:val="0027325F"/>
    <w:rsid w:val="002739EF"/>
    <w:rsid w:val="00277950"/>
    <w:rsid w:val="00295234"/>
    <w:rsid w:val="002A245B"/>
    <w:rsid w:val="002B6DDA"/>
    <w:rsid w:val="002C4C92"/>
    <w:rsid w:val="002C6BA2"/>
    <w:rsid w:val="002D7438"/>
    <w:rsid w:val="002E2823"/>
    <w:rsid w:val="002F1DDF"/>
    <w:rsid w:val="002F36CC"/>
    <w:rsid w:val="002F5B90"/>
    <w:rsid w:val="00301BFE"/>
    <w:rsid w:val="00302E38"/>
    <w:rsid w:val="003054A3"/>
    <w:rsid w:val="00330944"/>
    <w:rsid w:val="0034756C"/>
    <w:rsid w:val="0036679C"/>
    <w:rsid w:val="00366D9B"/>
    <w:rsid w:val="00392344"/>
    <w:rsid w:val="00392F78"/>
    <w:rsid w:val="00394E47"/>
    <w:rsid w:val="0039551D"/>
    <w:rsid w:val="003A4366"/>
    <w:rsid w:val="003B39B0"/>
    <w:rsid w:val="003C4D7D"/>
    <w:rsid w:val="003C5733"/>
    <w:rsid w:val="003E24C9"/>
    <w:rsid w:val="003E7881"/>
    <w:rsid w:val="003F0C03"/>
    <w:rsid w:val="003F2659"/>
    <w:rsid w:val="00402D29"/>
    <w:rsid w:val="004276B6"/>
    <w:rsid w:val="004311F0"/>
    <w:rsid w:val="0044384E"/>
    <w:rsid w:val="00451789"/>
    <w:rsid w:val="00451DAC"/>
    <w:rsid w:val="00452517"/>
    <w:rsid w:val="00453633"/>
    <w:rsid w:val="00473219"/>
    <w:rsid w:val="00485770"/>
    <w:rsid w:val="00486B03"/>
    <w:rsid w:val="00491682"/>
    <w:rsid w:val="00496F7D"/>
    <w:rsid w:val="004A577B"/>
    <w:rsid w:val="004B0A17"/>
    <w:rsid w:val="004B3EB6"/>
    <w:rsid w:val="004D2B80"/>
    <w:rsid w:val="004D65C8"/>
    <w:rsid w:val="004F5D7F"/>
    <w:rsid w:val="00502B97"/>
    <w:rsid w:val="00512634"/>
    <w:rsid w:val="00516C72"/>
    <w:rsid w:val="0052122D"/>
    <w:rsid w:val="00531F74"/>
    <w:rsid w:val="00532A6B"/>
    <w:rsid w:val="00540F3F"/>
    <w:rsid w:val="00541782"/>
    <w:rsid w:val="005750BA"/>
    <w:rsid w:val="005773DF"/>
    <w:rsid w:val="00583C66"/>
    <w:rsid w:val="0058440D"/>
    <w:rsid w:val="005875BE"/>
    <w:rsid w:val="005A6029"/>
    <w:rsid w:val="005B7EE1"/>
    <w:rsid w:val="005C3605"/>
    <w:rsid w:val="005D1611"/>
    <w:rsid w:val="005D316D"/>
    <w:rsid w:val="005F765B"/>
    <w:rsid w:val="005F7B8F"/>
    <w:rsid w:val="006015C2"/>
    <w:rsid w:val="006142F4"/>
    <w:rsid w:val="00615983"/>
    <w:rsid w:val="00620617"/>
    <w:rsid w:val="00644BC4"/>
    <w:rsid w:val="00676F65"/>
    <w:rsid w:val="006B18C6"/>
    <w:rsid w:val="006B1982"/>
    <w:rsid w:val="006B7A05"/>
    <w:rsid w:val="006D5FCD"/>
    <w:rsid w:val="006D728B"/>
    <w:rsid w:val="006F7633"/>
    <w:rsid w:val="00725516"/>
    <w:rsid w:val="007320BF"/>
    <w:rsid w:val="007343EA"/>
    <w:rsid w:val="00747CE4"/>
    <w:rsid w:val="00751256"/>
    <w:rsid w:val="00773AC5"/>
    <w:rsid w:val="00792A7E"/>
    <w:rsid w:val="007A2CEA"/>
    <w:rsid w:val="007B1AEA"/>
    <w:rsid w:val="007C7D59"/>
    <w:rsid w:val="007D0AD8"/>
    <w:rsid w:val="007D39A8"/>
    <w:rsid w:val="007D7C85"/>
    <w:rsid w:val="007E244B"/>
    <w:rsid w:val="007F6590"/>
    <w:rsid w:val="00830FA8"/>
    <w:rsid w:val="008503F1"/>
    <w:rsid w:val="00854CEB"/>
    <w:rsid w:val="0087294E"/>
    <w:rsid w:val="008946CC"/>
    <w:rsid w:val="008B5D9A"/>
    <w:rsid w:val="008D644D"/>
    <w:rsid w:val="008D75E7"/>
    <w:rsid w:val="008E3DED"/>
    <w:rsid w:val="008F61AC"/>
    <w:rsid w:val="00901606"/>
    <w:rsid w:val="00921C50"/>
    <w:rsid w:val="00933A48"/>
    <w:rsid w:val="00934186"/>
    <w:rsid w:val="00935732"/>
    <w:rsid w:val="00940E3A"/>
    <w:rsid w:val="00941BC3"/>
    <w:rsid w:val="00942081"/>
    <w:rsid w:val="00944038"/>
    <w:rsid w:val="00946FC2"/>
    <w:rsid w:val="009809FB"/>
    <w:rsid w:val="009A26DE"/>
    <w:rsid w:val="009B2787"/>
    <w:rsid w:val="009B74F1"/>
    <w:rsid w:val="009C77BA"/>
    <w:rsid w:val="009D1A67"/>
    <w:rsid w:val="009F5938"/>
    <w:rsid w:val="009F648F"/>
    <w:rsid w:val="009F767E"/>
    <w:rsid w:val="00A00D10"/>
    <w:rsid w:val="00A0719C"/>
    <w:rsid w:val="00A11F2C"/>
    <w:rsid w:val="00A16405"/>
    <w:rsid w:val="00A220BE"/>
    <w:rsid w:val="00A6097A"/>
    <w:rsid w:val="00A62CD9"/>
    <w:rsid w:val="00A648DD"/>
    <w:rsid w:val="00A775FD"/>
    <w:rsid w:val="00A81A08"/>
    <w:rsid w:val="00A8E1F1"/>
    <w:rsid w:val="00A94F95"/>
    <w:rsid w:val="00A97D53"/>
    <w:rsid w:val="00AA3463"/>
    <w:rsid w:val="00AB1408"/>
    <w:rsid w:val="00AB34A9"/>
    <w:rsid w:val="00AB4BA0"/>
    <w:rsid w:val="00AD057B"/>
    <w:rsid w:val="00AE6947"/>
    <w:rsid w:val="00B05E30"/>
    <w:rsid w:val="00B1298A"/>
    <w:rsid w:val="00B21AD8"/>
    <w:rsid w:val="00B312AF"/>
    <w:rsid w:val="00B315C0"/>
    <w:rsid w:val="00B3C6C6"/>
    <w:rsid w:val="00B421E9"/>
    <w:rsid w:val="00B50212"/>
    <w:rsid w:val="00B50CEB"/>
    <w:rsid w:val="00B55F7C"/>
    <w:rsid w:val="00B754BE"/>
    <w:rsid w:val="00B83273"/>
    <w:rsid w:val="00B87684"/>
    <w:rsid w:val="00BB5683"/>
    <w:rsid w:val="00BC10D9"/>
    <w:rsid w:val="00BC721E"/>
    <w:rsid w:val="00BD27D3"/>
    <w:rsid w:val="00BE3989"/>
    <w:rsid w:val="00C04A51"/>
    <w:rsid w:val="00C21B3A"/>
    <w:rsid w:val="00C24F49"/>
    <w:rsid w:val="00C30C60"/>
    <w:rsid w:val="00C50545"/>
    <w:rsid w:val="00C50C79"/>
    <w:rsid w:val="00C5399D"/>
    <w:rsid w:val="00C601F2"/>
    <w:rsid w:val="00C8116F"/>
    <w:rsid w:val="00C85825"/>
    <w:rsid w:val="00C869F2"/>
    <w:rsid w:val="00CA7B6C"/>
    <w:rsid w:val="00CB22B2"/>
    <w:rsid w:val="00CB7489"/>
    <w:rsid w:val="00CB78F9"/>
    <w:rsid w:val="00CD0F34"/>
    <w:rsid w:val="00CE2F2C"/>
    <w:rsid w:val="00CE372F"/>
    <w:rsid w:val="00CE7A71"/>
    <w:rsid w:val="00D23CE0"/>
    <w:rsid w:val="00D32A98"/>
    <w:rsid w:val="00D32ED3"/>
    <w:rsid w:val="00D54C5A"/>
    <w:rsid w:val="00D55E1F"/>
    <w:rsid w:val="00D642D9"/>
    <w:rsid w:val="00D74A4E"/>
    <w:rsid w:val="00DAFDBA"/>
    <w:rsid w:val="00DB677C"/>
    <w:rsid w:val="00DB6E54"/>
    <w:rsid w:val="00DC6154"/>
    <w:rsid w:val="00DC74B4"/>
    <w:rsid w:val="00DE69E8"/>
    <w:rsid w:val="00E22F59"/>
    <w:rsid w:val="00E31CAE"/>
    <w:rsid w:val="00E427BC"/>
    <w:rsid w:val="00E42A6E"/>
    <w:rsid w:val="00E44E81"/>
    <w:rsid w:val="00E510A3"/>
    <w:rsid w:val="00E61B84"/>
    <w:rsid w:val="00E77FBD"/>
    <w:rsid w:val="00E824A7"/>
    <w:rsid w:val="00E84D1D"/>
    <w:rsid w:val="00EA215B"/>
    <w:rsid w:val="00EA7DC7"/>
    <w:rsid w:val="00ED315F"/>
    <w:rsid w:val="00ED5CEC"/>
    <w:rsid w:val="00EE5DAA"/>
    <w:rsid w:val="00EE6B4B"/>
    <w:rsid w:val="00EF6F7B"/>
    <w:rsid w:val="00F010D8"/>
    <w:rsid w:val="00F124AB"/>
    <w:rsid w:val="00F14573"/>
    <w:rsid w:val="00F20A70"/>
    <w:rsid w:val="00F22DBC"/>
    <w:rsid w:val="00F30B21"/>
    <w:rsid w:val="00F4384A"/>
    <w:rsid w:val="00F71597"/>
    <w:rsid w:val="00FD0409"/>
    <w:rsid w:val="00FE048B"/>
    <w:rsid w:val="00FE2421"/>
    <w:rsid w:val="00FF194A"/>
    <w:rsid w:val="017FF605"/>
    <w:rsid w:val="01C0D173"/>
    <w:rsid w:val="01C8DF50"/>
    <w:rsid w:val="01DC9C86"/>
    <w:rsid w:val="0244B88A"/>
    <w:rsid w:val="0275A42F"/>
    <w:rsid w:val="02D0E87D"/>
    <w:rsid w:val="03048940"/>
    <w:rsid w:val="03A19698"/>
    <w:rsid w:val="03EE2E85"/>
    <w:rsid w:val="043F65BA"/>
    <w:rsid w:val="04444575"/>
    <w:rsid w:val="04833984"/>
    <w:rsid w:val="04B00920"/>
    <w:rsid w:val="0529C33C"/>
    <w:rsid w:val="0536864B"/>
    <w:rsid w:val="0588560F"/>
    <w:rsid w:val="05976917"/>
    <w:rsid w:val="05A62FA0"/>
    <w:rsid w:val="05E6813F"/>
    <w:rsid w:val="06EB0C7D"/>
    <w:rsid w:val="06EDACEF"/>
    <w:rsid w:val="071A5D2A"/>
    <w:rsid w:val="072A8154"/>
    <w:rsid w:val="072E2E73"/>
    <w:rsid w:val="07354253"/>
    <w:rsid w:val="07B55190"/>
    <w:rsid w:val="07FB6DF7"/>
    <w:rsid w:val="0816BE05"/>
    <w:rsid w:val="084EBB34"/>
    <w:rsid w:val="087E66BE"/>
    <w:rsid w:val="08BFF6D1"/>
    <w:rsid w:val="0972E450"/>
    <w:rsid w:val="09BA3F35"/>
    <w:rsid w:val="09C259AD"/>
    <w:rsid w:val="0A23CF01"/>
    <w:rsid w:val="0A3B3676"/>
    <w:rsid w:val="0A6ADA3A"/>
    <w:rsid w:val="0A729E75"/>
    <w:rsid w:val="0A7A4B37"/>
    <w:rsid w:val="0A7EC75B"/>
    <w:rsid w:val="0A99ED24"/>
    <w:rsid w:val="0AD48AC6"/>
    <w:rsid w:val="0AEF2388"/>
    <w:rsid w:val="0B804CA9"/>
    <w:rsid w:val="0BAA103E"/>
    <w:rsid w:val="0BF07BB3"/>
    <w:rsid w:val="0C1C8675"/>
    <w:rsid w:val="0C42022C"/>
    <w:rsid w:val="0CCEC581"/>
    <w:rsid w:val="0CED1CA2"/>
    <w:rsid w:val="0D02958E"/>
    <w:rsid w:val="0D444FFE"/>
    <w:rsid w:val="0D9D5414"/>
    <w:rsid w:val="0E09B8F9"/>
    <w:rsid w:val="0E6045DB"/>
    <w:rsid w:val="0E672E32"/>
    <w:rsid w:val="0E74C477"/>
    <w:rsid w:val="0E9AE0C7"/>
    <w:rsid w:val="0EF90B2F"/>
    <w:rsid w:val="0F2B2918"/>
    <w:rsid w:val="0F63BFE9"/>
    <w:rsid w:val="0F8A69A6"/>
    <w:rsid w:val="102980B9"/>
    <w:rsid w:val="10520E54"/>
    <w:rsid w:val="10D51584"/>
    <w:rsid w:val="10ED9A84"/>
    <w:rsid w:val="1108425E"/>
    <w:rsid w:val="11ACC8CE"/>
    <w:rsid w:val="11BE40F7"/>
    <w:rsid w:val="11CF2CB3"/>
    <w:rsid w:val="12202D59"/>
    <w:rsid w:val="124DB0BA"/>
    <w:rsid w:val="125C08EB"/>
    <w:rsid w:val="12DEC932"/>
    <w:rsid w:val="138A1C00"/>
    <w:rsid w:val="13DC33E1"/>
    <w:rsid w:val="141348FD"/>
    <w:rsid w:val="141863AD"/>
    <w:rsid w:val="146CF758"/>
    <w:rsid w:val="14DBB55E"/>
    <w:rsid w:val="1520E3E8"/>
    <w:rsid w:val="153B3E3D"/>
    <w:rsid w:val="15639022"/>
    <w:rsid w:val="15E76683"/>
    <w:rsid w:val="1612957F"/>
    <w:rsid w:val="16B01A07"/>
    <w:rsid w:val="16D05334"/>
    <w:rsid w:val="16D6FD60"/>
    <w:rsid w:val="16F91FC9"/>
    <w:rsid w:val="171429F6"/>
    <w:rsid w:val="17740FE2"/>
    <w:rsid w:val="1794F290"/>
    <w:rsid w:val="17E23A32"/>
    <w:rsid w:val="1892F5F8"/>
    <w:rsid w:val="189ABE63"/>
    <w:rsid w:val="18EBD4D0"/>
    <w:rsid w:val="18F353EE"/>
    <w:rsid w:val="18F92520"/>
    <w:rsid w:val="18FA032E"/>
    <w:rsid w:val="195274C0"/>
    <w:rsid w:val="19825214"/>
    <w:rsid w:val="19876734"/>
    <w:rsid w:val="19D97449"/>
    <w:rsid w:val="1A0796AD"/>
    <w:rsid w:val="1A287F63"/>
    <w:rsid w:val="1A4AD892"/>
    <w:rsid w:val="1AA9FBCB"/>
    <w:rsid w:val="1AAB9DA6"/>
    <w:rsid w:val="1AC7C7ED"/>
    <w:rsid w:val="1B12B034"/>
    <w:rsid w:val="1B2AA3B1"/>
    <w:rsid w:val="1BCEE5EA"/>
    <w:rsid w:val="1C0557BE"/>
    <w:rsid w:val="1C228406"/>
    <w:rsid w:val="1C47FAE4"/>
    <w:rsid w:val="1C4BDD8B"/>
    <w:rsid w:val="1CB5C4B5"/>
    <w:rsid w:val="1D46B3F4"/>
    <w:rsid w:val="1D69EDCA"/>
    <w:rsid w:val="1DC12C4F"/>
    <w:rsid w:val="1E1131EA"/>
    <w:rsid w:val="1E40A638"/>
    <w:rsid w:val="1EB2C60D"/>
    <w:rsid w:val="1F1E49B5"/>
    <w:rsid w:val="1F4399F2"/>
    <w:rsid w:val="1F622CF7"/>
    <w:rsid w:val="1F790ABC"/>
    <w:rsid w:val="1FB1C46A"/>
    <w:rsid w:val="1FB1E6B5"/>
    <w:rsid w:val="1FB36FB6"/>
    <w:rsid w:val="1FC8D6F7"/>
    <w:rsid w:val="200EA2FF"/>
    <w:rsid w:val="204FF655"/>
    <w:rsid w:val="2062A9B2"/>
    <w:rsid w:val="20A91A4A"/>
    <w:rsid w:val="20B9E840"/>
    <w:rsid w:val="21004B9F"/>
    <w:rsid w:val="217547D3"/>
    <w:rsid w:val="21772F75"/>
    <w:rsid w:val="219EC24D"/>
    <w:rsid w:val="2216F867"/>
    <w:rsid w:val="22272A69"/>
    <w:rsid w:val="2238BB6E"/>
    <w:rsid w:val="226E89CA"/>
    <w:rsid w:val="22838AD4"/>
    <w:rsid w:val="22A42BF0"/>
    <w:rsid w:val="22D81DA0"/>
    <w:rsid w:val="2303B91B"/>
    <w:rsid w:val="2361DF03"/>
    <w:rsid w:val="238F3541"/>
    <w:rsid w:val="23E4FE4D"/>
    <w:rsid w:val="24691553"/>
    <w:rsid w:val="24825C58"/>
    <w:rsid w:val="25794D40"/>
    <w:rsid w:val="257CBAF2"/>
    <w:rsid w:val="2584DFC8"/>
    <w:rsid w:val="25B4A987"/>
    <w:rsid w:val="25C2387C"/>
    <w:rsid w:val="25D3DEF3"/>
    <w:rsid w:val="261295C2"/>
    <w:rsid w:val="263D6875"/>
    <w:rsid w:val="266EF3FC"/>
    <w:rsid w:val="267D8D58"/>
    <w:rsid w:val="269A7689"/>
    <w:rsid w:val="26BFB20C"/>
    <w:rsid w:val="26CF708C"/>
    <w:rsid w:val="26E21340"/>
    <w:rsid w:val="27312B68"/>
    <w:rsid w:val="274C42D0"/>
    <w:rsid w:val="276E15BF"/>
    <w:rsid w:val="278F7D83"/>
    <w:rsid w:val="27EEAEC1"/>
    <w:rsid w:val="2847EAAC"/>
    <w:rsid w:val="2876F752"/>
    <w:rsid w:val="28A7E555"/>
    <w:rsid w:val="28C20A28"/>
    <w:rsid w:val="2952C753"/>
    <w:rsid w:val="29566861"/>
    <w:rsid w:val="29A61B81"/>
    <w:rsid w:val="29B8EEEE"/>
    <w:rsid w:val="29CA9A86"/>
    <w:rsid w:val="29CF0708"/>
    <w:rsid w:val="29F41614"/>
    <w:rsid w:val="2A0889FB"/>
    <w:rsid w:val="2A3959F6"/>
    <w:rsid w:val="2B54BF4F"/>
    <w:rsid w:val="2B6DE7AC"/>
    <w:rsid w:val="2B803180"/>
    <w:rsid w:val="2BE0ED55"/>
    <w:rsid w:val="2C363167"/>
    <w:rsid w:val="2C9656E7"/>
    <w:rsid w:val="2CED2025"/>
    <w:rsid w:val="2CF3CAAB"/>
    <w:rsid w:val="2D91F3B5"/>
    <w:rsid w:val="2DA08AA4"/>
    <w:rsid w:val="2E8C6011"/>
    <w:rsid w:val="2EA38431"/>
    <w:rsid w:val="2EB12161"/>
    <w:rsid w:val="2EC63CA4"/>
    <w:rsid w:val="2EF38CE7"/>
    <w:rsid w:val="2F158E24"/>
    <w:rsid w:val="2F17640F"/>
    <w:rsid w:val="2F380C31"/>
    <w:rsid w:val="300A46DC"/>
    <w:rsid w:val="302C052A"/>
    <w:rsid w:val="303DE944"/>
    <w:rsid w:val="307509F3"/>
    <w:rsid w:val="30782373"/>
    <w:rsid w:val="30F31DFA"/>
    <w:rsid w:val="31137250"/>
    <w:rsid w:val="311C532F"/>
    <w:rsid w:val="3158BD9C"/>
    <w:rsid w:val="317EDEF6"/>
    <w:rsid w:val="3199CD9A"/>
    <w:rsid w:val="31BD18FD"/>
    <w:rsid w:val="31C500BA"/>
    <w:rsid w:val="322A22BC"/>
    <w:rsid w:val="327CA300"/>
    <w:rsid w:val="32C82185"/>
    <w:rsid w:val="32EEAC22"/>
    <w:rsid w:val="332D402E"/>
    <w:rsid w:val="332E1D4D"/>
    <w:rsid w:val="333418B4"/>
    <w:rsid w:val="3438B5F4"/>
    <w:rsid w:val="344855D7"/>
    <w:rsid w:val="347AB824"/>
    <w:rsid w:val="3506CDFF"/>
    <w:rsid w:val="35260058"/>
    <w:rsid w:val="352F52B9"/>
    <w:rsid w:val="3549BE46"/>
    <w:rsid w:val="356BC9E0"/>
    <w:rsid w:val="35928945"/>
    <w:rsid w:val="361B7582"/>
    <w:rsid w:val="36EFF6A8"/>
    <w:rsid w:val="379EF2E5"/>
    <w:rsid w:val="384F11E3"/>
    <w:rsid w:val="38CA568A"/>
    <w:rsid w:val="394B5BBF"/>
    <w:rsid w:val="39657074"/>
    <w:rsid w:val="396F7D1A"/>
    <w:rsid w:val="3994CBA6"/>
    <w:rsid w:val="3A168E69"/>
    <w:rsid w:val="3A678417"/>
    <w:rsid w:val="3A76EDC6"/>
    <w:rsid w:val="3B47D657"/>
    <w:rsid w:val="3B778070"/>
    <w:rsid w:val="3B8F9976"/>
    <w:rsid w:val="3B9EB363"/>
    <w:rsid w:val="3BB885E8"/>
    <w:rsid w:val="3BDB59EE"/>
    <w:rsid w:val="3C7BD222"/>
    <w:rsid w:val="3CA621BD"/>
    <w:rsid w:val="3CEE9E49"/>
    <w:rsid w:val="3CF8AC91"/>
    <w:rsid w:val="3D4F2B4A"/>
    <w:rsid w:val="3D918D30"/>
    <w:rsid w:val="3DA1792D"/>
    <w:rsid w:val="3DE14E10"/>
    <w:rsid w:val="3DFA766D"/>
    <w:rsid w:val="3E0CDDAF"/>
    <w:rsid w:val="3E43A82F"/>
    <w:rsid w:val="3EBB23B8"/>
    <w:rsid w:val="3ECF32B1"/>
    <w:rsid w:val="3ED43DB3"/>
    <w:rsid w:val="3F19FCFE"/>
    <w:rsid w:val="3F89D693"/>
    <w:rsid w:val="3FC9E5EF"/>
    <w:rsid w:val="4016A448"/>
    <w:rsid w:val="402BC307"/>
    <w:rsid w:val="4036C4DF"/>
    <w:rsid w:val="40C92F1B"/>
    <w:rsid w:val="4109D416"/>
    <w:rsid w:val="41BFB53C"/>
    <w:rsid w:val="427BD8B8"/>
    <w:rsid w:val="42A299CB"/>
    <w:rsid w:val="42E851AF"/>
    <w:rsid w:val="434D800F"/>
    <w:rsid w:val="4372A434"/>
    <w:rsid w:val="43D9FFA2"/>
    <w:rsid w:val="43E5E429"/>
    <w:rsid w:val="43FBBF97"/>
    <w:rsid w:val="44141923"/>
    <w:rsid w:val="448C7570"/>
    <w:rsid w:val="449BE66E"/>
    <w:rsid w:val="44B67145"/>
    <w:rsid w:val="44BA4F1D"/>
    <w:rsid w:val="44BCA4D1"/>
    <w:rsid w:val="44F97D46"/>
    <w:rsid w:val="4580DFBB"/>
    <w:rsid w:val="45ED521B"/>
    <w:rsid w:val="4609F000"/>
    <w:rsid w:val="460D5820"/>
    <w:rsid w:val="46462D83"/>
    <w:rsid w:val="4663E5F9"/>
    <w:rsid w:val="4715A849"/>
    <w:rsid w:val="47291B2B"/>
    <w:rsid w:val="473BBCE6"/>
    <w:rsid w:val="47A561E2"/>
    <w:rsid w:val="480E099B"/>
    <w:rsid w:val="485847C1"/>
    <w:rsid w:val="4869B02C"/>
    <w:rsid w:val="48905D21"/>
    <w:rsid w:val="494A99B6"/>
    <w:rsid w:val="49BB7021"/>
    <w:rsid w:val="49DAC9D8"/>
    <w:rsid w:val="4A198DB7"/>
    <w:rsid w:val="4A6CB554"/>
    <w:rsid w:val="4A9BD34D"/>
    <w:rsid w:val="4ADB8F3F"/>
    <w:rsid w:val="4AFC5B54"/>
    <w:rsid w:val="4B477C59"/>
    <w:rsid w:val="4B57ABFF"/>
    <w:rsid w:val="4B9BDF60"/>
    <w:rsid w:val="4BA45DBE"/>
    <w:rsid w:val="4BFC5D6D"/>
    <w:rsid w:val="4C0F05E9"/>
    <w:rsid w:val="4C1994EE"/>
    <w:rsid w:val="4C662698"/>
    <w:rsid w:val="4CA085FB"/>
    <w:rsid w:val="4CF9423D"/>
    <w:rsid w:val="4D605A4D"/>
    <w:rsid w:val="4D6C407B"/>
    <w:rsid w:val="4DA50F13"/>
    <w:rsid w:val="4DBB79A9"/>
    <w:rsid w:val="4DCBB95A"/>
    <w:rsid w:val="4DFC472A"/>
    <w:rsid w:val="4E222CBF"/>
    <w:rsid w:val="4E2B26A8"/>
    <w:rsid w:val="4E5CB76D"/>
    <w:rsid w:val="4E98792B"/>
    <w:rsid w:val="4EB9753E"/>
    <w:rsid w:val="4EC11D60"/>
    <w:rsid w:val="4F2B632C"/>
    <w:rsid w:val="4F5E8EEF"/>
    <w:rsid w:val="4F67378C"/>
    <w:rsid w:val="4F71219D"/>
    <w:rsid w:val="4FD027AE"/>
    <w:rsid w:val="4FD650D3"/>
    <w:rsid w:val="500744FE"/>
    <w:rsid w:val="5076EE53"/>
    <w:rsid w:val="5098FF5A"/>
    <w:rsid w:val="50F31A6B"/>
    <w:rsid w:val="50F66F8A"/>
    <w:rsid w:val="50F8F460"/>
    <w:rsid w:val="51435961"/>
    <w:rsid w:val="51530E65"/>
    <w:rsid w:val="51B9E5D3"/>
    <w:rsid w:val="5236DCFF"/>
    <w:rsid w:val="523FB19E"/>
    <w:rsid w:val="52AD5DF0"/>
    <w:rsid w:val="532E75E3"/>
    <w:rsid w:val="533B59D2"/>
    <w:rsid w:val="534B14C4"/>
    <w:rsid w:val="53715AC4"/>
    <w:rsid w:val="537ADDF1"/>
    <w:rsid w:val="538F24B5"/>
    <w:rsid w:val="53C70048"/>
    <w:rsid w:val="53DE7E6C"/>
    <w:rsid w:val="53F57A44"/>
    <w:rsid w:val="53FA7670"/>
    <w:rsid w:val="541374EF"/>
    <w:rsid w:val="541D530D"/>
    <w:rsid w:val="543FF8A3"/>
    <w:rsid w:val="545F8628"/>
    <w:rsid w:val="54A23D7B"/>
    <w:rsid w:val="54AF3470"/>
    <w:rsid w:val="54F664F2"/>
    <w:rsid w:val="558A1B35"/>
    <w:rsid w:val="55B4803E"/>
    <w:rsid w:val="55FF32F5"/>
    <w:rsid w:val="56113F72"/>
    <w:rsid w:val="56811FCF"/>
    <w:rsid w:val="56B2E03F"/>
    <w:rsid w:val="56B6A8FB"/>
    <w:rsid w:val="573FA394"/>
    <w:rsid w:val="57963A1F"/>
    <w:rsid w:val="57D1EF89"/>
    <w:rsid w:val="5804232D"/>
    <w:rsid w:val="58518A92"/>
    <w:rsid w:val="58798B89"/>
    <w:rsid w:val="5902DE65"/>
    <w:rsid w:val="593D3EEB"/>
    <w:rsid w:val="5943E7F8"/>
    <w:rsid w:val="5986F140"/>
    <w:rsid w:val="59DB8252"/>
    <w:rsid w:val="59DC7308"/>
    <w:rsid w:val="5A5081AB"/>
    <w:rsid w:val="5A578FC5"/>
    <w:rsid w:val="5A6EF247"/>
    <w:rsid w:val="5A773671"/>
    <w:rsid w:val="5BC9692C"/>
    <w:rsid w:val="5C254E53"/>
    <w:rsid w:val="5C675899"/>
    <w:rsid w:val="5CA10E6A"/>
    <w:rsid w:val="5CBB380E"/>
    <w:rsid w:val="5D38B63B"/>
    <w:rsid w:val="5D77BC80"/>
    <w:rsid w:val="5E96107E"/>
    <w:rsid w:val="5F03CFB3"/>
    <w:rsid w:val="5F0FAED3"/>
    <w:rsid w:val="5F59629B"/>
    <w:rsid w:val="5F73B0D9"/>
    <w:rsid w:val="5F7E18CC"/>
    <w:rsid w:val="5FC3091B"/>
    <w:rsid w:val="5FDA3D57"/>
    <w:rsid w:val="602F57A1"/>
    <w:rsid w:val="6047061D"/>
    <w:rsid w:val="60638F23"/>
    <w:rsid w:val="6070015E"/>
    <w:rsid w:val="60B6931E"/>
    <w:rsid w:val="60C9D7CE"/>
    <w:rsid w:val="60D4A44B"/>
    <w:rsid w:val="60F8362F"/>
    <w:rsid w:val="60F83A45"/>
    <w:rsid w:val="6135E9D4"/>
    <w:rsid w:val="6180D8BA"/>
    <w:rsid w:val="619341E8"/>
    <w:rsid w:val="61A957A2"/>
    <w:rsid w:val="61B5AD3B"/>
    <w:rsid w:val="6218A0EF"/>
    <w:rsid w:val="62341E75"/>
    <w:rsid w:val="623D2C19"/>
    <w:rsid w:val="62644BB6"/>
    <w:rsid w:val="62940690"/>
    <w:rsid w:val="62C6D3AF"/>
    <w:rsid w:val="6320AE5A"/>
    <w:rsid w:val="635C5D51"/>
    <w:rsid w:val="635EE64B"/>
    <w:rsid w:val="63ED6997"/>
    <w:rsid w:val="63FCAC30"/>
    <w:rsid w:val="63FDC418"/>
    <w:rsid w:val="64848B85"/>
    <w:rsid w:val="648EBC14"/>
    <w:rsid w:val="64A4E0D6"/>
    <w:rsid w:val="64C3ABA5"/>
    <w:rsid w:val="6503D23B"/>
    <w:rsid w:val="65105325"/>
    <w:rsid w:val="655884EA"/>
    <w:rsid w:val="65683B7D"/>
    <w:rsid w:val="65D5B8CB"/>
    <w:rsid w:val="65E9DD50"/>
    <w:rsid w:val="66003F7C"/>
    <w:rsid w:val="66731AA2"/>
    <w:rsid w:val="66BE35D3"/>
    <w:rsid w:val="672EAB70"/>
    <w:rsid w:val="67368338"/>
    <w:rsid w:val="67C01BA8"/>
    <w:rsid w:val="68504526"/>
    <w:rsid w:val="6886631A"/>
    <w:rsid w:val="68F12691"/>
    <w:rsid w:val="68F5586B"/>
    <w:rsid w:val="6918B1B2"/>
    <w:rsid w:val="697296BF"/>
    <w:rsid w:val="69B904FD"/>
    <w:rsid w:val="6A08AF9B"/>
    <w:rsid w:val="6A2B85BC"/>
    <w:rsid w:val="6AA929EE"/>
    <w:rsid w:val="6AD8451B"/>
    <w:rsid w:val="6B0E92A3"/>
    <w:rsid w:val="6B2AD0D6"/>
    <w:rsid w:val="6B6AD612"/>
    <w:rsid w:val="6B9DF01A"/>
    <w:rsid w:val="6BA9625B"/>
    <w:rsid w:val="6BB6153E"/>
    <w:rsid w:val="6BE9811A"/>
    <w:rsid w:val="6BEEA1A5"/>
    <w:rsid w:val="6C1FF58A"/>
    <w:rsid w:val="6C286877"/>
    <w:rsid w:val="6CC02564"/>
    <w:rsid w:val="6CDCD01F"/>
    <w:rsid w:val="6CE74966"/>
    <w:rsid w:val="6D2EED66"/>
    <w:rsid w:val="6D4E3087"/>
    <w:rsid w:val="6D51B4E5"/>
    <w:rsid w:val="6DE11217"/>
    <w:rsid w:val="6DEF0232"/>
    <w:rsid w:val="6E2E4ACF"/>
    <w:rsid w:val="6EC25BD3"/>
    <w:rsid w:val="6F0939A0"/>
    <w:rsid w:val="6F5B8091"/>
    <w:rsid w:val="6F7A1163"/>
    <w:rsid w:val="709AB58E"/>
    <w:rsid w:val="70C09B7D"/>
    <w:rsid w:val="70D65E31"/>
    <w:rsid w:val="70DDE26B"/>
    <w:rsid w:val="70EE24CD"/>
    <w:rsid w:val="7153C027"/>
    <w:rsid w:val="7179D3DA"/>
    <w:rsid w:val="71B2FCAF"/>
    <w:rsid w:val="72CD6991"/>
    <w:rsid w:val="72E29EF0"/>
    <w:rsid w:val="7353752D"/>
    <w:rsid w:val="735BC683"/>
    <w:rsid w:val="73658839"/>
    <w:rsid w:val="73AB4177"/>
    <w:rsid w:val="7418C73A"/>
    <w:rsid w:val="744FE8D8"/>
    <w:rsid w:val="74616A88"/>
    <w:rsid w:val="746F27F4"/>
    <w:rsid w:val="7480E723"/>
    <w:rsid w:val="74C5881A"/>
    <w:rsid w:val="751B4ED7"/>
    <w:rsid w:val="75421032"/>
    <w:rsid w:val="754AFBD1"/>
    <w:rsid w:val="756EBE16"/>
    <w:rsid w:val="7591E012"/>
    <w:rsid w:val="759F22EF"/>
    <w:rsid w:val="75CADD95"/>
    <w:rsid w:val="765BC4EA"/>
    <w:rsid w:val="767B402D"/>
    <w:rsid w:val="76F8C7E5"/>
    <w:rsid w:val="770133C1"/>
    <w:rsid w:val="777AED3D"/>
    <w:rsid w:val="77B0B48E"/>
    <w:rsid w:val="78090FD6"/>
    <w:rsid w:val="782C35A9"/>
    <w:rsid w:val="7895691B"/>
    <w:rsid w:val="78AA7312"/>
    <w:rsid w:val="79280B11"/>
    <w:rsid w:val="79500038"/>
    <w:rsid w:val="795110D2"/>
    <w:rsid w:val="7976F95A"/>
    <w:rsid w:val="7996FCB8"/>
    <w:rsid w:val="79A53957"/>
    <w:rsid w:val="79C8060A"/>
    <w:rsid w:val="79E5D2BE"/>
    <w:rsid w:val="79FB2B7C"/>
    <w:rsid w:val="7A93A507"/>
    <w:rsid w:val="7B129FB7"/>
    <w:rsid w:val="7BCB154F"/>
    <w:rsid w:val="7BCC8E5B"/>
    <w:rsid w:val="7C392274"/>
    <w:rsid w:val="7C46D7A8"/>
    <w:rsid w:val="7C5375DD"/>
    <w:rsid w:val="7C630B9F"/>
    <w:rsid w:val="7C787F92"/>
    <w:rsid w:val="7CD869CD"/>
    <w:rsid w:val="7CDC9A71"/>
    <w:rsid w:val="7CFD48D5"/>
    <w:rsid w:val="7D2B7465"/>
    <w:rsid w:val="7D4110D4"/>
    <w:rsid w:val="7D8FF0A0"/>
    <w:rsid w:val="7D9318D0"/>
    <w:rsid w:val="7DA07489"/>
    <w:rsid w:val="7DB77E08"/>
    <w:rsid w:val="7DB9AA87"/>
    <w:rsid w:val="7E07EBD1"/>
    <w:rsid w:val="7E21E685"/>
    <w:rsid w:val="7EC9ACEE"/>
    <w:rsid w:val="7EE6DD24"/>
    <w:rsid w:val="7EEA8FF7"/>
    <w:rsid w:val="7F08B50F"/>
    <w:rsid w:val="7F0A45BE"/>
    <w:rsid w:val="7F3855BF"/>
    <w:rsid w:val="7FA0A7C8"/>
    <w:rsid w:val="7FA276D4"/>
    <w:rsid w:val="7FD5E8F1"/>
    <w:rsid w:val="7FFDCE1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003D5B88"/>
  <w15:chartTrackingRefBased/>
  <w15:docId w15:val="{323EF53C-C319-419A-B905-8325F53E43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74C"/>
    <w:rPr>
      <w:rFonts w:ascii="Verdana" w:hAnsi="Verdana"/>
      <w:sz w:val="20"/>
    </w:rPr>
  </w:style>
  <w:style w:type="paragraph" w:styleId="Heading1">
    <w:name w:val="heading 1"/>
    <w:basedOn w:val="Normal"/>
    <w:next w:val="Normal"/>
    <w:link w:val="Heading1Char"/>
    <w:uiPriority w:val="9"/>
    <w:qFormat/>
    <w:rsid w:val="0021394E"/>
    <w:pPr>
      <w:keepNext/>
      <w:keepLines/>
      <w:spacing w:before="480" w:after="0" w:line="276" w:lineRule="auto"/>
      <w:outlineLvl w:val="0"/>
    </w:pPr>
    <w:rPr>
      <w:rFonts w:ascii="Cambria" w:eastAsiaTheme="majorEastAsia" w:hAnsi="Cambria"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3B39B0"/>
    <w:pPr>
      <w:keepNext/>
      <w:keepLines/>
      <w:spacing w:after="0" w:line="240" w:lineRule="auto"/>
      <w:outlineLvl w:val="1"/>
    </w:pPr>
    <w:rPr>
      <w:rFonts w:ascii="Cambria" w:eastAsia="Times New Roman" w:hAnsi="Cambria" w:cs="Times New Roman"/>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394E"/>
    <w:rPr>
      <w:rFonts w:ascii="Cambria" w:eastAsiaTheme="majorEastAsia" w:hAnsi="Cambria" w:cstheme="majorBidi"/>
      <w:b/>
      <w:bCs/>
      <w:color w:val="2E74B5" w:themeColor="accent1" w:themeShade="BF"/>
      <w:sz w:val="28"/>
      <w:szCs w:val="28"/>
    </w:rPr>
  </w:style>
  <w:style w:type="character" w:customStyle="1" w:styleId="Heading2Char">
    <w:name w:val="Heading 2 Char"/>
    <w:basedOn w:val="DefaultParagraphFont"/>
    <w:link w:val="Heading2"/>
    <w:uiPriority w:val="9"/>
    <w:rsid w:val="003B39B0"/>
    <w:rPr>
      <w:rFonts w:ascii="Cambria" w:eastAsia="Times New Roman" w:hAnsi="Cambria" w:cs="Times New Roman"/>
      <w:b/>
      <w:bCs/>
      <w:color w:val="4F81BD"/>
      <w:sz w:val="26"/>
      <w:szCs w:val="26"/>
    </w:rPr>
  </w:style>
  <w:style w:type="paragraph" w:styleId="BalloonText">
    <w:name w:val="Balloon Text"/>
    <w:basedOn w:val="Normal"/>
    <w:link w:val="BalloonTextChar"/>
    <w:uiPriority w:val="99"/>
    <w:semiHidden/>
    <w:unhideWhenUsed/>
    <w:rsid w:val="00FE242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E2421"/>
    <w:rPr>
      <w:rFonts w:ascii="Segoe UI" w:hAnsi="Segoe UI" w:cs="Segoe UI"/>
      <w:sz w:val="18"/>
      <w:szCs w:val="18"/>
    </w:rPr>
  </w:style>
  <w:style w:type="paragraph" w:styleId="TOCHeading">
    <w:name w:val="TOC Heading"/>
    <w:basedOn w:val="Heading1"/>
    <w:next w:val="Normal"/>
    <w:uiPriority w:val="39"/>
    <w:unhideWhenUsed/>
    <w:qFormat/>
    <w:rsid w:val="003B39B0"/>
    <w:pPr>
      <w:spacing w:before="240" w:line="259" w:lineRule="auto"/>
      <w:outlineLvl w:val="9"/>
    </w:pPr>
    <w:rPr>
      <w:rFonts w:asciiTheme="majorHAnsi" w:hAnsiTheme="majorHAnsi"/>
      <w:b w:val="0"/>
      <w:bCs w:val="0"/>
      <w:sz w:val="32"/>
      <w:szCs w:val="32"/>
    </w:rPr>
  </w:style>
  <w:style w:type="paragraph" w:styleId="TOC1">
    <w:name w:val="toc 1"/>
    <w:basedOn w:val="Normal"/>
    <w:next w:val="Normal"/>
    <w:autoRedefine/>
    <w:uiPriority w:val="39"/>
    <w:unhideWhenUsed/>
    <w:rsid w:val="003B39B0"/>
    <w:pPr>
      <w:spacing w:after="100"/>
    </w:pPr>
    <w:rPr>
      <w:sz w:val="24"/>
    </w:rPr>
  </w:style>
  <w:style w:type="paragraph" w:styleId="TOC2">
    <w:name w:val="toc 2"/>
    <w:basedOn w:val="Normal"/>
    <w:next w:val="Normal"/>
    <w:autoRedefine/>
    <w:uiPriority w:val="39"/>
    <w:unhideWhenUsed/>
    <w:rsid w:val="003B39B0"/>
    <w:pPr>
      <w:spacing w:after="100"/>
      <w:ind w:left="220"/>
    </w:pPr>
    <w:rPr>
      <w:color w:val="000000" w:themeColor="text1"/>
      <w:sz w:val="24"/>
    </w:rPr>
  </w:style>
  <w:style w:type="character" w:styleId="Hyperlink">
    <w:name w:val="Hyperlink"/>
    <w:basedOn w:val="DefaultParagraphFont"/>
    <w:uiPriority w:val="99"/>
    <w:unhideWhenUsed/>
    <w:rsid w:val="003B39B0"/>
    <w:rPr>
      <w:color w:val="0563C1" w:themeColor="hyperlink"/>
      <w:u w:val="single"/>
    </w:rPr>
  </w:style>
  <w:style w:type="paragraph" w:styleId="ListParagraph">
    <w:name w:val="List Paragraph"/>
    <w:basedOn w:val="Normal"/>
    <w:uiPriority w:val="34"/>
    <w:qFormat/>
    <w:rsid w:val="009D1A67"/>
    <w:pPr>
      <w:ind w:left="720"/>
      <w:contextualSpacing/>
    </w:pPr>
  </w:style>
  <w:style w:type="character" w:styleId="CommentReference">
    <w:name w:val="annotation reference"/>
    <w:basedOn w:val="DefaultParagraphFont"/>
    <w:uiPriority w:val="99"/>
    <w:semiHidden/>
    <w:unhideWhenUsed/>
    <w:rsid w:val="00B55F7C"/>
    <w:rPr>
      <w:sz w:val="16"/>
      <w:szCs w:val="16"/>
    </w:rPr>
  </w:style>
  <w:style w:type="paragraph" w:styleId="CommentText">
    <w:name w:val="annotation text"/>
    <w:basedOn w:val="Normal"/>
    <w:link w:val="CommentTextChar"/>
    <w:uiPriority w:val="99"/>
    <w:semiHidden/>
    <w:unhideWhenUsed/>
    <w:rsid w:val="00B55F7C"/>
    <w:pPr>
      <w:spacing w:line="240" w:lineRule="auto"/>
    </w:pPr>
    <w:rPr>
      <w:szCs w:val="20"/>
    </w:rPr>
  </w:style>
  <w:style w:type="character" w:customStyle="1" w:styleId="CommentTextChar">
    <w:name w:val="Comment Text Char"/>
    <w:basedOn w:val="DefaultParagraphFont"/>
    <w:link w:val="CommentText"/>
    <w:uiPriority w:val="99"/>
    <w:semiHidden/>
    <w:rsid w:val="00B55F7C"/>
    <w:rPr>
      <w:sz w:val="20"/>
      <w:szCs w:val="20"/>
    </w:rPr>
  </w:style>
  <w:style w:type="paragraph" w:styleId="CommentSubject">
    <w:name w:val="annotation subject"/>
    <w:basedOn w:val="CommentText"/>
    <w:next w:val="CommentText"/>
    <w:link w:val="CommentSubjectChar"/>
    <w:uiPriority w:val="99"/>
    <w:semiHidden/>
    <w:unhideWhenUsed/>
    <w:rsid w:val="00B55F7C"/>
    <w:rPr>
      <w:b/>
      <w:bCs/>
    </w:rPr>
  </w:style>
  <w:style w:type="character" w:customStyle="1" w:styleId="CommentSubjectChar">
    <w:name w:val="Comment Subject Char"/>
    <w:basedOn w:val="CommentTextChar"/>
    <w:link w:val="CommentSubject"/>
    <w:uiPriority w:val="99"/>
    <w:semiHidden/>
    <w:rsid w:val="00B55F7C"/>
    <w:rPr>
      <w:b/>
      <w:bCs/>
      <w:sz w:val="20"/>
      <w:szCs w:val="20"/>
    </w:rPr>
  </w:style>
  <w:style w:type="paragraph" w:styleId="Header">
    <w:name w:val="header"/>
    <w:basedOn w:val="Normal"/>
    <w:link w:val="HeaderChar"/>
    <w:uiPriority w:val="99"/>
    <w:unhideWhenUsed/>
    <w:rsid w:val="00DC74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74B4"/>
  </w:style>
  <w:style w:type="paragraph" w:styleId="Footer">
    <w:name w:val="footer"/>
    <w:basedOn w:val="Normal"/>
    <w:link w:val="FooterChar"/>
    <w:uiPriority w:val="99"/>
    <w:unhideWhenUsed/>
    <w:rsid w:val="00DC74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74B4"/>
  </w:style>
  <w:style w:type="paragraph" w:styleId="BodyText">
    <w:name w:val="Body Text"/>
    <w:basedOn w:val="Normal"/>
    <w:link w:val="BodyTextChar"/>
    <w:uiPriority w:val="1"/>
    <w:qFormat/>
    <w:rsid w:val="00792A7E"/>
    <w:pPr>
      <w:widowControl w:val="0"/>
      <w:spacing w:after="0" w:line="240" w:lineRule="auto"/>
      <w:ind w:left="2657"/>
    </w:pPr>
    <w:rPr>
      <w:rFonts w:ascii="Arial" w:eastAsia="Arial" w:hAnsi="Arial"/>
      <w:i/>
      <w:sz w:val="24"/>
      <w:szCs w:val="24"/>
    </w:rPr>
  </w:style>
  <w:style w:type="character" w:customStyle="1" w:styleId="BodyTextChar">
    <w:name w:val="Body Text Char"/>
    <w:basedOn w:val="DefaultParagraphFont"/>
    <w:link w:val="BodyText"/>
    <w:uiPriority w:val="1"/>
    <w:rsid w:val="00792A7E"/>
    <w:rPr>
      <w:rFonts w:ascii="Arial" w:eastAsia="Arial" w:hAnsi="Arial"/>
      <w:i/>
      <w:sz w:val="24"/>
      <w:szCs w:val="24"/>
    </w:rPr>
  </w:style>
  <w:style w:type="paragraph" w:customStyle="1" w:styleId="TableParagraph">
    <w:name w:val="Table Paragraph"/>
    <w:basedOn w:val="Normal"/>
    <w:uiPriority w:val="1"/>
    <w:qFormat/>
    <w:rsid w:val="00792A7E"/>
    <w:pPr>
      <w:widowControl w:val="0"/>
      <w:spacing w:after="0" w:line="240" w:lineRule="auto"/>
    </w:pPr>
  </w:style>
  <w:style w:type="character" w:styleId="PlaceholderText">
    <w:name w:val="Placeholder Text"/>
    <w:basedOn w:val="DefaultParagraphFont"/>
    <w:uiPriority w:val="99"/>
    <w:semiHidden/>
    <w:rsid w:val="00392344"/>
    <w:rPr>
      <w:color w:val="808080"/>
    </w:rPr>
  </w:style>
  <w:style w:type="paragraph" w:styleId="Revision">
    <w:name w:val="Revision"/>
    <w:hidden/>
    <w:uiPriority w:val="99"/>
    <w:semiHidden/>
    <w:rsid w:val="00452517"/>
    <w:pPr>
      <w:spacing w:after="0" w:line="240" w:lineRule="auto"/>
    </w:pPr>
    <w:rPr>
      <w:rFonts w:ascii="Verdana" w:hAnsi="Verdana"/>
      <w:sz w:val="20"/>
    </w:rPr>
  </w:style>
  <w:style w:type="character" w:styleId="UnresolvedMention">
    <w:name w:val="Unresolved Mention"/>
    <w:basedOn w:val="DefaultParagraphFont"/>
    <w:uiPriority w:val="99"/>
    <w:semiHidden/>
    <w:unhideWhenUsed/>
    <w:rsid w:val="005D1611"/>
    <w:rPr>
      <w:color w:val="605E5C"/>
      <w:shd w:val="clear" w:color="auto" w:fill="E1DFDD"/>
    </w:rPr>
  </w:style>
  <w:style w:type="table" w:styleId="TableGrid">
    <w:name w:val="Table Grid"/>
    <w:basedOn w:val="TableNormal"/>
    <w:uiPriority w:val="59"/>
    <w:rsid w:val="002F5B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8582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149786">
      <w:bodyDiv w:val="1"/>
      <w:marLeft w:val="0"/>
      <w:marRight w:val="0"/>
      <w:marTop w:val="0"/>
      <w:marBottom w:val="0"/>
      <w:divBdr>
        <w:top w:val="none" w:sz="0" w:space="0" w:color="auto"/>
        <w:left w:val="none" w:sz="0" w:space="0" w:color="auto"/>
        <w:bottom w:val="none" w:sz="0" w:space="0" w:color="auto"/>
        <w:right w:val="none" w:sz="0" w:space="0" w:color="auto"/>
      </w:divBdr>
    </w:div>
    <w:div w:id="1247035018">
      <w:bodyDiv w:val="1"/>
      <w:marLeft w:val="0"/>
      <w:marRight w:val="0"/>
      <w:marTop w:val="0"/>
      <w:marBottom w:val="0"/>
      <w:divBdr>
        <w:top w:val="none" w:sz="0" w:space="0" w:color="auto"/>
        <w:left w:val="none" w:sz="0" w:space="0" w:color="auto"/>
        <w:bottom w:val="none" w:sz="0" w:space="0" w:color="auto"/>
        <w:right w:val="none" w:sz="0" w:space="0" w:color="auto"/>
      </w:divBdr>
    </w:div>
    <w:div w:id="1382706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hyperlink" Target="https://www.wqdatalive.com/privacy" TargetMode="External"/><Relationship Id="rId3" Type="http://schemas.openxmlformats.org/officeDocument/2006/relationships/customXml" Target="../customXml/item3.xml"/><Relationship Id="rId21" Type="http://schemas.microsoft.com/office/2011/relationships/commentsExtended" Target="commentsExtended.xml"/><Relationship Id="rId7" Type="http://schemas.openxmlformats.org/officeDocument/2006/relationships/styles" Target="styles.xml"/><Relationship Id="rId12" Type="http://schemas.openxmlformats.org/officeDocument/2006/relationships/hyperlink" Target="https://intranet.ord.epa.gov/quality-assurance/qapps?combine=&amp;field_qapp_project_lead_value=&amp;title=&amp;field_lab_value=cemm&amp;field_qapp_project_type_value=&amp;field_division_value=" TargetMode="External"/><Relationship Id="rId17" Type="http://schemas.openxmlformats.org/officeDocument/2006/relationships/header" Target="header3.xml"/><Relationship Id="rId25" Type="http://schemas.openxmlformats.org/officeDocument/2006/relationships/hyperlink" Target="https://doi.org/10.1080/00031305.2017.1375986" TargetMode="Externa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comments" Target="comments.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wqdatalive.com" TargetMode="External"/><Relationship Id="rId32"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footer" Target="footer1.xml"/><Relationship Id="rId23" Type="http://schemas.microsoft.com/office/2018/08/relationships/commentsExtensible" Target="commentsExtensible.xml"/><Relationship Id="rId28" Type="http://schemas.openxmlformats.org/officeDocument/2006/relationships/oleObject" Target="embeddings/oleObject1.bin"/><Relationship Id="rId10" Type="http://schemas.openxmlformats.org/officeDocument/2006/relationships/footnotes" Target="footnotes.xml"/><Relationship Id="rId19" Type="http://schemas.openxmlformats.org/officeDocument/2006/relationships/footer" Target="footer4.xml"/><Relationship Id="rId31"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microsoft.com/office/2016/09/relationships/commentsIds" Target="commentsIds.xml"/><Relationship Id="rId27" Type="http://schemas.openxmlformats.org/officeDocument/2006/relationships/image" Target="media/image1.emf"/><Relationship Id="rId30"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FE346D3AD024EB69AB3FC080A20C40D"/>
        <w:category>
          <w:name w:val="General"/>
          <w:gallery w:val="placeholder"/>
        </w:category>
        <w:types>
          <w:type w:val="bbPlcHdr"/>
        </w:types>
        <w:behaviors>
          <w:behavior w:val="content"/>
        </w:behaviors>
        <w:guid w:val="{9896BA15-29FC-4E91-B91C-C1E6CC260B2E}"/>
      </w:docPartPr>
      <w:docPartBody>
        <w:p w:rsidR="00394E47" w:rsidRDefault="00CE2F2C" w:rsidP="00CE2F2C">
          <w:pPr>
            <w:pStyle w:val="2FE346D3AD024EB69AB3FC080A20C40D1"/>
          </w:pPr>
          <w:r w:rsidRPr="00082A5D">
            <w:rPr>
              <w:rFonts w:asciiTheme="minorHAnsi" w:hAnsiTheme="minorHAnsi"/>
              <w:color w:val="808080"/>
              <w:sz w:val="22"/>
            </w:rPr>
            <w:t>Click here to enter text.</w:t>
          </w:r>
        </w:p>
      </w:docPartBody>
    </w:docPart>
    <w:docPart>
      <w:docPartPr>
        <w:name w:val="67EBE2373E574F0CA9F6B331C00E6371"/>
        <w:category>
          <w:name w:val="General"/>
          <w:gallery w:val="placeholder"/>
        </w:category>
        <w:types>
          <w:type w:val="bbPlcHdr"/>
        </w:types>
        <w:behaviors>
          <w:behavior w:val="content"/>
        </w:behaviors>
        <w:guid w:val="{8949FDE4-032E-483D-88F8-E27F9DB11B7E}"/>
      </w:docPartPr>
      <w:docPartBody>
        <w:p w:rsidR="00394E47" w:rsidRDefault="00CE2F2C" w:rsidP="00CE2F2C">
          <w:pPr>
            <w:pStyle w:val="67EBE2373E574F0CA9F6B331C00E63711"/>
          </w:pPr>
          <w:r w:rsidRPr="00D85F64">
            <w:rPr>
              <w:rFonts w:asciiTheme="minorHAnsi" w:hAnsiTheme="minorHAnsi"/>
              <w:color w:val="808080"/>
              <w:sz w:val="22"/>
            </w:rPr>
            <w:t>Click here to enter text.</w:t>
          </w:r>
        </w:p>
      </w:docPartBody>
    </w:docPart>
    <w:docPart>
      <w:docPartPr>
        <w:name w:val="FC8BD472AC2445CFA0C87D137539631E"/>
        <w:category>
          <w:name w:val="General"/>
          <w:gallery w:val="placeholder"/>
        </w:category>
        <w:types>
          <w:type w:val="bbPlcHdr"/>
        </w:types>
        <w:behaviors>
          <w:behavior w:val="content"/>
        </w:behaviors>
        <w:guid w:val="{84FEBC9D-02ED-4E2B-BEA5-ECC49C6A22A3}"/>
      </w:docPartPr>
      <w:docPartBody>
        <w:p w:rsidR="00394E47" w:rsidRDefault="00CE2F2C" w:rsidP="00CE2F2C">
          <w:pPr>
            <w:pStyle w:val="FC8BD472AC2445CFA0C87D137539631E1"/>
          </w:pPr>
          <w:r w:rsidRPr="00D85F64">
            <w:rPr>
              <w:rFonts w:asciiTheme="minorHAnsi" w:hAnsiTheme="minorHAnsi"/>
              <w:color w:val="808080"/>
              <w:sz w:val="22"/>
            </w:rPr>
            <w:t>Click here to enter text.</w:t>
          </w:r>
        </w:p>
      </w:docPartBody>
    </w:docPart>
    <w:docPart>
      <w:docPartPr>
        <w:name w:val="C8FC16F84C57445E99B9F5B4D26F0921"/>
        <w:category>
          <w:name w:val="General"/>
          <w:gallery w:val="placeholder"/>
        </w:category>
        <w:types>
          <w:type w:val="bbPlcHdr"/>
        </w:types>
        <w:behaviors>
          <w:behavior w:val="content"/>
        </w:behaviors>
        <w:guid w:val="{7834DE06-E374-4D8D-999E-39C322930E45}"/>
      </w:docPartPr>
      <w:docPartBody>
        <w:p w:rsidR="00394E47" w:rsidRDefault="00394E47" w:rsidP="00394E47">
          <w:pPr>
            <w:pStyle w:val="C8FC16F84C57445E99B9F5B4D26F0921"/>
          </w:pPr>
          <w:r w:rsidRPr="00B66426">
            <w:rPr>
              <w:rStyle w:val="PlaceholderText"/>
            </w:rPr>
            <w:t>Click here to enter text.</w:t>
          </w:r>
        </w:p>
      </w:docPartBody>
    </w:docPart>
    <w:docPart>
      <w:docPartPr>
        <w:name w:val="F1691CDA5B904E939C7AEFE49C41F225"/>
        <w:category>
          <w:name w:val="General"/>
          <w:gallery w:val="placeholder"/>
        </w:category>
        <w:types>
          <w:type w:val="bbPlcHdr"/>
        </w:types>
        <w:behaviors>
          <w:behavior w:val="content"/>
        </w:behaviors>
        <w:guid w:val="{6D8C94B2-9ECF-4184-8BDB-A504BFE7956B}"/>
      </w:docPartPr>
      <w:docPartBody>
        <w:p w:rsidR="000A36E3" w:rsidRDefault="00CE2F2C" w:rsidP="00CE2F2C">
          <w:pPr>
            <w:pStyle w:val="F1691CDA5B904E939C7AEFE49C41F225"/>
          </w:pPr>
          <w:r>
            <w:rPr>
              <w:rStyle w:val="PlaceholderText"/>
            </w:rPr>
            <w:t>Click here to enter name</w:t>
          </w:r>
          <w:r w:rsidRPr="00D418D1">
            <w:rPr>
              <w:rStyle w:val="PlaceholderText"/>
            </w:rPr>
            <w:t>.</w:t>
          </w:r>
        </w:p>
      </w:docPartBody>
    </w:docPart>
    <w:docPart>
      <w:docPartPr>
        <w:name w:val="40A16B6534654D5EA0F068B1A6EDB76D"/>
        <w:category>
          <w:name w:val="General"/>
          <w:gallery w:val="placeholder"/>
        </w:category>
        <w:types>
          <w:type w:val="bbPlcHdr"/>
        </w:types>
        <w:behaviors>
          <w:behavior w:val="content"/>
        </w:behaviors>
        <w:guid w:val="{DB14692F-0EB6-439A-A267-D9133769FA4D}"/>
      </w:docPartPr>
      <w:docPartBody>
        <w:p w:rsidR="000A36E3" w:rsidRDefault="00CE2F2C" w:rsidP="00CE2F2C">
          <w:pPr>
            <w:pStyle w:val="40A16B6534654D5EA0F068B1A6EDB76D"/>
          </w:pPr>
          <w:r>
            <w:rPr>
              <w:rStyle w:val="PlaceholderText"/>
            </w:rPr>
            <w:t>Click here to enter name</w:t>
          </w:r>
          <w:r w:rsidRPr="00D418D1">
            <w:rPr>
              <w:rStyle w:val="PlaceholderText"/>
            </w:rPr>
            <w:t>.</w:t>
          </w:r>
        </w:p>
      </w:docPartBody>
    </w:docPart>
    <w:docPart>
      <w:docPartPr>
        <w:name w:val="5BC779690C184526BBCDF803CB84F035"/>
        <w:category>
          <w:name w:val="General"/>
          <w:gallery w:val="placeholder"/>
        </w:category>
        <w:types>
          <w:type w:val="bbPlcHdr"/>
        </w:types>
        <w:behaviors>
          <w:behavior w:val="content"/>
        </w:behaviors>
        <w:guid w:val="{B809D85A-CFEC-4A2E-A747-CFC85499C49C}"/>
      </w:docPartPr>
      <w:docPartBody>
        <w:p w:rsidR="000A36E3" w:rsidRDefault="00CE2F2C" w:rsidP="00CE2F2C">
          <w:pPr>
            <w:pStyle w:val="5BC779690C184526BBCDF803CB84F035"/>
          </w:pPr>
          <w:r>
            <w:rPr>
              <w:rStyle w:val="PlaceholderText"/>
            </w:rPr>
            <w:t>Click here to enter name</w:t>
          </w:r>
          <w:r w:rsidRPr="00D418D1">
            <w:rPr>
              <w:rStyle w:val="PlaceholderText"/>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0C6C"/>
    <w:rsid w:val="00062457"/>
    <w:rsid w:val="000A36E3"/>
    <w:rsid w:val="001105E1"/>
    <w:rsid w:val="00192D3E"/>
    <w:rsid w:val="001B1DCC"/>
    <w:rsid w:val="002F172C"/>
    <w:rsid w:val="003372EF"/>
    <w:rsid w:val="00394E47"/>
    <w:rsid w:val="003C6648"/>
    <w:rsid w:val="0040229D"/>
    <w:rsid w:val="005542CE"/>
    <w:rsid w:val="008E5748"/>
    <w:rsid w:val="009038D3"/>
    <w:rsid w:val="009C1C92"/>
    <w:rsid w:val="009C4E88"/>
    <w:rsid w:val="009C50BA"/>
    <w:rsid w:val="00A71B1B"/>
    <w:rsid w:val="00BE395C"/>
    <w:rsid w:val="00C62343"/>
    <w:rsid w:val="00CC20AD"/>
    <w:rsid w:val="00CE2F2C"/>
    <w:rsid w:val="00CF1DA4"/>
    <w:rsid w:val="00DD0C6C"/>
    <w:rsid w:val="00F12F9F"/>
    <w:rsid w:val="00F9639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E2F2C"/>
    <w:rPr>
      <w:color w:val="808080"/>
    </w:rPr>
  </w:style>
  <w:style w:type="paragraph" w:customStyle="1" w:styleId="4296E97C2E7A4BC58ACDB5BC674BBBD7">
    <w:name w:val="4296E97C2E7A4BC58ACDB5BC674BBBD7"/>
    <w:rsid w:val="00DD0C6C"/>
    <w:pPr>
      <w:tabs>
        <w:tab w:val="center" w:pos="4680"/>
        <w:tab w:val="right" w:pos="9360"/>
      </w:tabs>
      <w:spacing w:after="0" w:line="240" w:lineRule="auto"/>
    </w:pPr>
    <w:rPr>
      <w:rFonts w:ascii="Verdana" w:eastAsiaTheme="minorHAnsi" w:hAnsi="Verdana"/>
      <w:sz w:val="20"/>
    </w:rPr>
  </w:style>
  <w:style w:type="paragraph" w:customStyle="1" w:styleId="3AEC9A62D145467CA2F18563AB877876">
    <w:name w:val="3AEC9A62D145467CA2F18563AB877876"/>
    <w:rsid w:val="00DD0C6C"/>
    <w:rPr>
      <w:rFonts w:ascii="Verdana" w:eastAsiaTheme="minorHAnsi" w:hAnsi="Verdana"/>
      <w:sz w:val="20"/>
    </w:rPr>
  </w:style>
  <w:style w:type="paragraph" w:customStyle="1" w:styleId="4296E97C2E7A4BC58ACDB5BC674BBBD71">
    <w:name w:val="4296E97C2E7A4BC58ACDB5BC674BBBD71"/>
    <w:rsid w:val="00DD0C6C"/>
    <w:pPr>
      <w:tabs>
        <w:tab w:val="center" w:pos="4680"/>
        <w:tab w:val="right" w:pos="9360"/>
      </w:tabs>
      <w:spacing w:after="0" w:line="240" w:lineRule="auto"/>
    </w:pPr>
    <w:rPr>
      <w:rFonts w:ascii="Verdana" w:eastAsiaTheme="minorHAnsi" w:hAnsi="Verdana"/>
      <w:sz w:val="20"/>
    </w:rPr>
  </w:style>
  <w:style w:type="paragraph" w:customStyle="1" w:styleId="4296E97C2E7A4BC58ACDB5BC674BBBD72">
    <w:name w:val="4296E97C2E7A4BC58ACDB5BC674BBBD72"/>
    <w:rsid w:val="00DD0C6C"/>
    <w:pPr>
      <w:tabs>
        <w:tab w:val="center" w:pos="4680"/>
        <w:tab w:val="right" w:pos="9360"/>
      </w:tabs>
      <w:spacing w:after="0" w:line="240" w:lineRule="auto"/>
    </w:pPr>
    <w:rPr>
      <w:rFonts w:ascii="Verdana" w:eastAsiaTheme="minorHAnsi" w:hAnsi="Verdana"/>
      <w:sz w:val="20"/>
    </w:rPr>
  </w:style>
  <w:style w:type="paragraph" w:customStyle="1" w:styleId="66CA67C6B906415AB6A9CB481EEB983E">
    <w:name w:val="66CA67C6B906415AB6A9CB481EEB983E"/>
    <w:rsid w:val="00394E47"/>
  </w:style>
  <w:style w:type="paragraph" w:customStyle="1" w:styleId="6484E75B0A27488FAC854DE8F253A6EE">
    <w:name w:val="6484E75B0A27488FAC854DE8F253A6EE"/>
    <w:rsid w:val="00394E47"/>
  </w:style>
  <w:style w:type="paragraph" w:customStyle="1" w:styleId="2FE346D3AD024EB69AB3FC080A20C40D">
    <w:name w:val="2FE346D3AD024EB69AB3FC080A20C40D"/>
    <w:rsid w:val="00394E47"/>
  </w:style>
  <w:style w:type="paragraph" w:customStyle="1" w:styleId="67EBE2373E574F0CA9F6B331C00E6371">
    <w:name w:val="67EBE2373E574F0CA9F6B331C00E6371"/>
    <w:rsid w:val="00394E47"/>
  </w:style>
  <w:style w:type="paragraph" w:customStyle="1" w:styleId="FC8BD472AC2445CFA0C87D137539631E">
    <w:name w:val="FC8BD472AC2445CFA0C87D137539631E"/>
    <w:rsid w:val="00394E47"/>
  </w:style>
  <w:style w:type="paragraph" w:customStyle="1" w:styleId="2DA28DA8A08F4DA693B71610ED123785">
    <w:name w:val="2DA28DA8A08F4DA693B71610ED123785"/>
    <w:rsid w:val="00394E47"/>
  </w:style>
  <w:style w:type="paragraph" w:customStyle="1" w:styleId="C8FC16F84C57445E99B9F5B4D26F0921">
    <w:name w:val="C8FC16F84C57445E99B9F5B4D26F0921"/>
    <w:rsid w:val="00394E47"/>
  </w:style>
  <w:style w:type="paragraph" w:customStyle="1" w:styleId="0DA84EA580F342558DD4ECAEED776ECC">
    <w:name w:val="0DA84EA580F342558DD4ECAEED776ECC"/>
    <w:rsid w:val="00394E47"/>
  </w:style>
  <w:style w:type="paragraph" w:customStyle="1" w:styleId="2FE346D3AD024EB69AB3FC080A20C40D1">
    <w:name w:val="2FE346D3AD024EB69AB3FC080A20C40D1"/>
    <w:rsid w:val="00CE2F2C"/>
    <w:rPr>
      <w:rFonts w:ascii="Verdana" w:eastAsiaTheme="minorHAnsi" w:hAnsi="Verdana"/>
      <w:sz w:val="20"/>
    </w:rPr>
  </w:style>
  <w:style w:type="paragraph" w:customStyle="1" w:styleId="67EBE2373E574F0CA9F6B331C00E63711">
    <w:name w:val="67EBE2373E574F0CA9F6B331C00E63711"/>
    <w:rsid w:val="00CE2F2C"/>
    <w:rPr>
      <w:rFonts w:ascii="Verdana" w:eastAsiaTheme="minorHAnsi" w:hAnsi="Verdana"/>
      <w:sz w:val="20"/>
    </w:rPr>
  </w:style>
  <w:style w:type="paragraph" w:customStyle="1" w:styleId="FC8BD472AC2445CFA0C87D137539631E1">
    <w:name w:val="FC8BD472AC2445CFA0C87D137539631E1"/>
    <w:rsid w:val="00CE2F2C"/>
    <w:rPr>
      <w:rFonts w:ascii="Verdana" w:eastAsiaTheme="minorHAnsi" w:hAnsi="Verdana"/>
      <w:sz w:val="20"/>
    </w:rPr>
  </w:style>
  <w:style w:type="paragraph" w:customStyle="1" w:styleId="F1691CDA5B904E939C7AEFE49C41F225">
    <w:name w:val="F1691CDA5B904E939C7AEFE49C41F225"/>
    <w:rsid w:val="00CE2F2C"/>
    <w:rPr>
      <w:rFonts w:ascii="Verdana" w:eastAsiaTheme="minorHAnsi" w:hAnsi="Verdana"/>
      <w:sz w:val="20"/>
    </w:rPr>
  </w:style>
  <w:style w:type="paragraph" w:customStyle="1" w:styleId="40A16B6534654D5EA0F068B1A6EDB76D">
    <w:name w:val="40A16B6534654D5EA0F068B1A6EDB76D"/>
    <w:rsid w:val="00CE2F2C"/>
  </w:style>
  <w:style w:type="paragraph" w:customStyle="1" w:styleId="5BC779690C184526BBCDF803CB84F035">
    <w:name w:val="5BC779690C184526BBCDF803CB84F035"/>
    <w:rsid w:val="00CE2F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haredContentType xmlns="Microsoft.SharePoint.Taxonomy.ContentTypeSync" SourceId="29f62856-1543-49d4-a736-4569d363f533" ContentTypeId="0x0101" PreviousValue="false"/>
</file>

<file path=customXml/item2.xml><?xml version="1.0" encoding="utf-8"?>
<ct:contentTypeSchema xmlns:ct="http://schemas.microsoft.com/office/2006/metadata/contentType" xmlns:ma="http://schemas.microsoft.com/office/2006/metadata/properties/metaAttributes" ct:_="" ma:_="" ma:contentTypeName="Document" ma:contentTypeID="0x010100564A490502BCE94B94B40D182DF629A7" ma:contentTypeVersion="10" ma:contentTypeDescription="Create a new document." ma:contentTypeScope="" ma:versionID="d7a386bd7795ce193d0b71b6f6a8290e">
  <xsd:schema xmlns:xsd="http://www.w3.org/2001/XMLSchema" xmlns:xs="http://www.w3.org/2001/XMLSchema" xmlns:p="http://schemas.microsoft.com/office/2006/metadata/properties" xmlns:ns1="http://schemas.microsoft.com/sharepoint/v3" xmlns:ns2="4ffa91fb-a0ff-4ac5-b2db-65c790d184a4" xmlns:ns3="http://schemas.microsoft.com/sharepoint.v3" xmlns:ns4="http://schemas.microsoft.com/sharepoint/v3/fields" xmlns:ns5="92953017-96f5-40cd-8d9e-826506a80b1b" targetNamespace="http://schemas.microsoft.com/office/2006/metadata/properties" ma:root="true" ma:fieldsID="4733214d1620d2c14705d1e6851811aa" ns1:_="" ns2:_="" ns3:_="" ns4:_="" ns5:_="">
    <xsd:import namespace="http://schemas.microsoft.com/sharepoint/v3"/>
    <xsd:import namespace="4ffa91fb-a0ff-4ac5-b2db-65c790d184a4"/>
    <xsd:import namespace="http://schemas.microsoft.com/sharepoint.v3"/>
    <xsd:import namespace="http://schemas.microsoft.com/sharepoint/v3/fields"/>
    <xsd:import namespace="92953017-96f5-40cd-8d9e-826506a80b1b"/>
    <xsd:element name="properties">
      <xsd:complexType>
        <xsd:sequence>
          <xsd:element name="documentManagement">
            <xsd:complexType>
              <xsd:all>
                <xsd:element ref="ns2:Document_x0020_Creation_x0020_Date" minOccurs="0"/>
                <xsd:element ref="ns2:Creator" minOccurs="0"/>
                <xsd:element ref="ns2:EPA_x0020_Office" minOccurs="0"/>
                <xsd:element ref="ns2:Record" minOccurs="0"/>
                <xsd:element ref="ns3:CategoryDescription" minOccurs="0"/>
                <xsd:element ref="ns2:Identifier" minOccurs="0"/>
                <xsd:element ref="ns2:EPA_x0020_Contributor" minOccurs="0"/>
                <xsd:element ref="ns2:External_x0020_Contributor" minOccurs="0"/>
                <xsd:element ref="ns4:_Coverage" minOccurs="0"/>
                <xsd:element ref="ns2:EPA_x0020_Related_x0020_Documents" minOccurs="0"/>
                <xsd:element ref="ns4:_Source" minOccurs="0"/>
                <xsd:element ref="ns2:Rights" minOccurs="0"/>
                <xsd:element ref="ns1:Language" minOccurs="0"/>
                <xsd:element ref="ns2:j747ac98061d40f0aa7bd47e1db5675d" minOccurs="0"/>
                <xsd:element ref="ns2:TaxKeywordTaxHTField" minOccurs="0"/>
                <xsd:element ref="ns2:TaxCatchAllLabel" minOccurs="0"/>
                <xsd:element ref="ns2:TaxCatchAll" minOccurs="0"/>
                <xsd:element ref="ns5:MediaServiceMetadata" minOccurs="0"/>
                <xsd:element ref="ns5:MediaServiceFastMetadata" minOccurs="0"/>
                <xsd:element ref="ns5:MediaServiceDateTaken" minOccurs="0"/>
                <xsd:element ref="ns5:MediaServiceAutoTags" minOccurs="0"/>
                <xsd:element ref="ns5:MediaServiceLocation" minOccurs="0"/>
                <xsd:element ref="ns5:MediaServiceGenerationTime" minOccurs="0"/>
                <xsd:element ref="ns5:MediaServiceEventHashCode" minOccurs="0"/>
                <xsd:element ref="ns5: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Language" ma:index="17" nillable="true" ma:displayName="Language" ma:default="English" ma:description="Select the document language from the drop down." ma:format="Dropdown" ma:internalName="Language" ma:readOnly="false">
      <xsd:simpleType>
        <xsd:restriction base="dms:Choice">
          <xsd:enumeration value="Arabic (Saudi Arabia)"/>
          <xsd:enumeration value="Bulgarian (Bulgaria)"/>
          <xsd:enumeration value="Chinese (Hong Kong S.A.R.)"/>
          <xsd:enumeration value="Chinese (People's Republic of China)"/>
          <xsd:enumeration value="Chinese (Taiwan)"/>
          <xsd:enumeration value="Croatian (Croatia)"/>
          <xsd:enumeration value="Czech (Czech Republic)"/>
          <xsd:enumeration value="Danish (Denmark)"/>
          <xsd:enumeration value="Dutch (Netherlands)"/>
          <xsd:enumeration value="English"/>
          <xsd:enumeration value="Estonian (Estonia)"/>
          <xsd:enumeration value="Finnish (Finland)"/>
          <xsd:enumeration value="French (France)"/>
          <xsd:enumeration value="German (Germany)"/>
          <xsd:enumeration value="Greek (Greece)"/>
          <xsd:enumeration value="Hebrew (Israel)"/>
          <xsd:enumeration value="Hindi (India)"/>
          <xsd:enumeration value="Hungarian (Hungary)"/>
          <xsd:enumeration value="Indonesian (Indonesia)"/>
          <xsd:enumeration value="Italian (Italy)"/>
          <xsd:enumeration value="Japanese (Japan)"/>
          <xsd:enumeration value="Korean (Korea)"/>
          <xsd:enumeration value="Latvian (Latvia)"/>
          <xsd:enumeration value="Lithuanian (Lithuania)"/>
          <xsd:enumeration value="Malay (Malaysia)"/>
          <xsd:enumeration value="Norwegian (Bokmal) (Norway)"/>
          <xsd:enumeration value="Polish (Poland)"/>
          <xsd:enumeration value="Portuguese (Brazil)"/>
          <xsd:enumeration value="Portuguese (Portugal)"/>
          <xsd:enumeration value="Romanian (Romania)"/>
          <xsd:enumeration value="Russian (Russia)"/>
          <xsd:enumeration value="Serbian (Latin) (Serbia)"/>
          <xsd:enumeration value="Slovak (Slovakia)"/>
          <xsd:enumeration value="Slovenian (Slovenia)"/>
          <xsd:enumeration value="Spanish (Spain)"/>
          <xsd:enumeration value="Swedish (Sweden)"/>
          <xsd:enumeration value="Thai (Thailand)"/>
          <xsd:enumeration value="Turkish (Turkey)"/>
          <xsd:enumeration value="Ukrainian (Ukraine)"/>
          <xsd:enumeration value="Urdu (Islamic Republic of Pakistan)"/>
          <xsd:enumeration value="Vietnamese (Vietnam)"/>
        </xsd:restriction>
      </xsd:simpleType>
    </xsd:element>
  </xsd:schema>
  <xsd:schema xmlns:xsd="http://www.w3.org/2001/XMLSchema" xmlns:xs="http://www.w3.org/2001/XMLSchema" xmlns:dms="http://schemas.microsoft.com/office/2006/documentManagement/types" xmlns:pc="http://schemas.microsoft.com/office/infopath/2007/PartnerControls" targetNamespace="4ffa91fb-a0ff-4ac5-b2db-65c790d184a4" elementFormDefault="qualified">
    <xsd:import namespace="http://schemas.microsoft.com/office/2006/documentManagement/types"/>
    <xsd:import namespace="http://schemas.microsoft.com/office/infopath/2007/PartnerControls"/>
    <xsd:element name="Document_x0020_Creation_x0020_Date" ma:index="2" nillable="true" ma:displayName="Document Date" ma:default="[today]" ma:description="Enter the date this document was last modified. The upload date has been entered by default." ma:format="DateOnly" ma:internalName="Document_x0020_Creation_x0020_Date" ma:readOnly="false">
      <xsd:simpleType>
        <xsd:restriction base="dms:DateTime"/>
      </xsd:simpleType>
    </xsd:element>
    <xsd:element name="Creator" ma:index="3" nillable="true" ma:displayName="Creator" ma:description="Enter the person primarily responsible for the document. The name of the person uploading the document has been entered by default." ma:list="UserInfo" ma:SharePointGroup="0" ma:internalName="Creato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PA_x0020_Office" ma:index="4" nillable="true" ma:displayName="EPA Office" ma:description="Enter the EPA organization primarily responsible for the document. The office of the person uploading the document has been entered by default." ma:internalName="EPA_x0020_Office" ma:readOnly="false">
      <xsd:simpleType>
        <xsd:restriction base="dms:Text">
          <xsd:maxLength value="255"/>
        </xsd:restriction>
      </xsd:simpleType>
    </xsd:element>
    <xsd:element name="Record" ma:index="5" nillable="true" ma:displayName="Record" ma:default="Shared" ma:description="For documents that provide evidence of EPA decisions and actions, select &quot;Shared&quot; (open access) or &quot;Private&quot; (restricted access)." ma:format="Dropdown" ma:internalName="Record">
      <xsd:simpleType>
        <xsd:restriction base="dms:Choice">
          <xsd:enumeration value="None"/>
          <xsd:enumeration value="Shared"/>
          <xsd:enumeration value="Private"/>
        </xsd:restriction>
      </xsd:simpleType>
    </xsd:element>
    <xsd:element name="Identifier" ma:index="9" nillable="true" ma:displayName="Identifier" ma:description="Enter all EPA identification numbers applicable to this document, one on each line." ma:internalName="Identifier" ma:readOnly="false">
      <xsd:simpleType>
        <xsd:restriction base="dms:Note">
          <xsd:maxLength value="255"/>
        </xsd:restriction>
      </xsd:simpleType>
    </xsd:element>
    <xsd:element name="EPA_x0020_Contributor" ma:index="11" nillable="true" ma:displayName="EPA Contributor" ma:description="Enter an EPA person who contributed to the creation of the document but is not the primary author." ma:list="UserInfo" ma:SharePointGroup="0" ma:internalName="EPA_x0020_Contributo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xternal_x0020_Contributor" ma:index="12" nillable="true" ma:displayName="External Contributor" ma:description="Enter a non-EPA person who contributed to the creation of the document but is not the primary author." ma:internalName="External_x0020_Contributor" ma:readOnly="false">
      <xsd:simpleType>
        <xsd:restriction base="dms:Note">
          <xsd:maxLength value="255"/>
        </xsd:restriction>
      </xsd:simpleType>
    </xsd:element>
    <xsd:element name="EPA_x0020_Related_x0020_Documents" ma:index="14" nillable="true" ma:displayName="Other Related Documents" ma:description="Enter any related document." ma:internalName="EPA_x0020_Related_x0020_Documents" ma:readOnly="false">
      <xsd:simpleType>
        <xsd:restriction base="dms:Note">
          <xsd:maxLength value="255"/>
        </xsd:restriction>
      </xsd:simpleType>
    </xsd:element>
    <xsd:element name="Rights" ma:index="16" nillable="true" ma:displayName="Rights" ma:description="Enter information about intellectual property rights held over the document (e.g. copyright, patent, trademark)." ma:internalName="Rights" ma:readOnly="false">
      <xsd:simpleType>
        <xsd:restriction base="dms:Note">
          <xsd:maxLength value="255"/>
        </xsd:restriction>
      </xsd:simpleType>
    </xsd:element>
    <xsd:element name="j747ac98061d40f0aa7bd47e1db5675d" ma:index="19" nillable="true" ma:taxonomy="true" ma:internalName="j747ac98061d40f0aa7bd47e1db5675d" ma:taxonomyFieldName="Document_x0020_Type" ma:displayName="Document Type" ma:readOnly="false" ma:default="" ma:fieldId="{3747ac98-061d-40f0-aa7b-d47e1db5675d}" ma:sspId="29f62856-1543-49d4-a736-4569d363f533" ma:termSetId="e06cd6a9-a175-4da0-81cb-8dba7aa394ab" ma:anchorId="00000000-0000-0000-0000-000000000000" ma:open="false" ma:isKeyword="false">
      <xsd:complexType>
        <xsd:sequence>
          <xsd:element ref="pc:Terms" minOccurs="0" maxOccurs="1"/>
        </xsd:sequence>
      </xsd:complexType>
    </xsd:element>
    <xsd:element name="TaxKeywordTaxHTField" ma:index="21" nillable="true" ma:taxonomy="true" ma:internalName="TaxKeywordTaxHTField" ma:taxonomyFieldName="TaxKeyword" ma:displayName="Enterprise Keywords" ma:readOnly="false" ma:fieldId="{23f27201-bee3-471e-b2e7-b64fd8b7ca38}" ma:taxonomyMulti="true" ma:sspId="29f62856-1543-49d4-a736-4569d363f533" ma:termSetId="00000000-0000-0000-0000-000000000000" ma:anchorId="00000000-0000-0000-0000-000000000000" ma:open="true" ma:isKeyword="true">
      <xsd:complexType>
        <xsd:sequence>
          <xsd:element ref="pc:Terms" minOccurs="0" maxOccurs="1"/>
        </xsd:sequence>
      </xsd:complexType>
    </xsd:element>
    <xsd:element name="TaxCatchAllLabel" ma:index="23" nillable="true" ma:displayName="Taxonomy Catch All Column1" ma:hidden="true" ma:list="{01093599-154e-400e-9ae0-700e52867f82}" ma:internalName="TaxCatchAllLabel" ma:readOnly="true" ma:showField="CatchAllDataLabel" ma:web="9fc000db-11b0-40bf-9452-f6a3041727fd">
      <xsd:complexType>
        <xsd:complexContent>
          <xsd:extension base="dms:MultiChoiceLookup">
            <xsd:sequence>
              <xsd:element name="Value" type="dms:Lookup" maxOccurs="unbounded" minOccurs="0" nillable="true"/>
            </xsd:sequence>
          </xsd:extension>
        </xsd:complexContent>
      </xsd:complexType>
    </xsd:element>
    <xsd:element name="TaxCatchAll" ma:index="24" nillable="true" ma:displayName="Taxonomy Catch All Column" ma:hidden="true" ma:list="{01093599-154e-400e-9ae0-700e52867f82}" ma:internalName="TaxCatchAll" ma:showField="CatchAllData" ma:web="9fc000db-11b0-40bf-9452-f6a3041727fd">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CategoryDescription" ma:index="6" nillable="true" ma:displayName="Description" ma:description="Enter a brief description." ma:internalName="CategoryDescription" ma:readOnly="fals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Coverage" ma:index="13" nillable="true" ma:displayName="Coverage" ma:description="Enter the geographic location, jurisdiction, or time period for which the document is relevant." ma:internalName="_Coverage" ma:readOnly="false">
      <xsd:simpleType>
        <xsd:restriction base="dms:Text">
          <xsd:maxLength value="255"/>
        </xsd:restriction>
      </xsd:simpleType>
    </xsd:element>
    <xsd:element name="_Source" ma:index="15" nillable="true" ma:displayName="Source" ma:description="Enter a source from which the document is derived." ma:internalName="_Source" ma:readOnly="fals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2953017-96f5-40cd-8d9e-826506a80b1b" elementFormDefault="qualified">
    <xsd:import namespace="http://schemas.microsoft.com/office/2006/documentManagement/types"/>
    <xsd:import namespace="http://schemas.microsoft.com/office/infopath/2007/PartnerControls"/>
    <xsd:element name="MediaServiceMetadata" ma:index="28" nillable="true" ma:displayName="MediaServiceMetadata" ma:hidden="true" ma:internalName="MediaServiceMetadata" ma:readOnly="true">
      <xsd:simpleType>
        <xsd:restriction base="dms:Note"/>
      </xsd:simpleType>
    </xsd:element>
    <xsd:element name="MediaServiceFastMetadata" ma:index="29" nillable="true" ma:displayName="MediaServiceFastMetadata" ma:hidden="true" ma:internalName="MediaServiceFastMetadata" ma:readOnly="true">
      <xsd:simpleType>
        <xsd:restriction base="dms:Note"/>
      </xsd:simpleType>
    </xsd:element>
    <xsd:element name="MediaServiceDateTaken" ma:index="30" nillable="true" ma:displayName="MediaServiceDateTaken" ma:hidden="true" ma:internalName="MediaServiceDateTaken" ma:readOnly="true">
      <xsd:simpleType>
        <xsd:restriction base="dms:Text"/>
      </xsd:simpleType>
    </xsd:element>
    <xsd:element name="MediaServiceAutoTags" ma:index="31" nillable="true" ma:displayName="Tags" ma:internalName="MediaServiceAutoTags" ma:readOnly="true">
      <xsd:simpleType>
        <xsd:restriction base="dms:Text"/>
      </xsd:simpleType>
    </xsd:element>
    <xsd:element name="MediaServiceLocation" ma:index="32" nillable="true" ma:displayName="Location" ma:internalName="MediaServiceLocation" ma:readOnly="true">
      <xsd:simpleType>
        <xsd:restriction base="dms:Text"/>
      </xsd:simpleType>
    </xsd:element>
    <xsd:element name="MediaServiceGenerationTime" ma:index="33" nillable="true" ma:displayName="MediaServiceGenerationTime" ma:hidden="true" ma:internalName="MediaServiceGenerationTime" ma:readOnly="true">
      <xsd:simpleType>
        <xsd:restriction base="dms:Text"/>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OCR" ma:index="35"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5"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Source xmlns="http://schemas.microsoft.com/sharepoint/v3/fields" xsi:nil="true"/>
    <Language xmlns="http://schemas.microsoft.com/sharepoint/v3">English</Language>
    <j747ac98061d40f0aa7bd47e1db5675d xmlns="4ffa91fb-a0ff-4ac5-b2db-65c790d184a4">
      <Terms xmlns="http://schemas.microsoft.com/office/infopath/2007/PartnerControls"/>
    </j747ac98061d40f0aa7bd47e1db5675d>
    <External_x0020_Contributor xmlns="4ffa91fb-a0ff-4ac5-b2db-65c790d184a4" xsi:nil="true"/>
    <TaxKeywordTaxHTField xmlns="4ffa91fb-a0ff-4ac5-b2db-65c790d184a4">
      <Terms xmlns="http://schemas.microsoft.com/office/infopath/2007/PartnerControls"/>
    </TaxKeywordTaxHTField>
    <Record xmlns="4ffa91fb-a0ff-4ac5-b2db-65c790d184a4">Shared</Record>
    <Rights xmlns="4ffa91fb-a0ff-4ac5-b2db-65c790d184a4" xsi:nil="true"/>
    <Document_x0020_Creation_x0020_Date xmlns="4ffa91fb-a0ff-4ac5-b2db-65c790d184a4">2017-03-27T13:16:46+00:00</Document_x0020_Creation_x0020_Date>
    <EPA_x0020_Office xmlns="4ffa91fb-a0ff-4ac5-b2db-65c790d184a4" xsi:nil="true"/>
    <CategoryDescription xmlns="http://schemas.microsoft.com/sharepoint.v3" xsi:nil="true"/>
    <Identifier xmlns="4ffa91fb-a0ff-4ac5-b2db-65c790d184a4" xsi:nil="true"/>
    <_Coverage xmlns="http://schemas.microsoft.com/sharepoint/v3/fields" xsi:nil="true"/>
    <Creator xmlns="4ffa91fb-a0ff-4ac5-b2db-65c790d184a4">
      <UserInfo>
        <DisplayName/>
        <AccountId xsi:nil="true"/>
        <AccountType/>
      </UserInfo>
    </Creator>
    <EPA_x0020_Related_x0020_Documents xmlns="4ffa91fb-a0ff-4ac5-b2db-65c790d184a4" xsi:nil="true"/>
    <EPA_x0020_Contributor xmlns="4ffa91fb-a0ff-4ac5-b2db-65c790d184a4">
      <UserInfo>
        <DisplayName/>
        <AccountId xsi:nil="true"/>
        <AccountType/>
      </UserInfo>
    </EPA_x0020_Contributor>
    <TaxCatchAll xmlns="4ffa91fb-a0ff-4ac5-b2db-65c790d184a4"/>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BC59D78-FC7B-4F2B-917E-AC30680C183A}">
  <ds:schemaRefs>
    <ds:schemaRef ds:uri="Microsoft.SharePoint.Taxonomy.ContentTypeSync"/>
  </ds:schemaRefs>
</ds:datastoreItem>
</file>

<file path=customXml/itemProps2.xml><?xml version="1.0" encoding="utf-8"?>
<ds:datastoreItem xmlns:ds="http://schemas.openxmlformats.org/officeDocument/2006/customXml" ds:itemID="{3FF6D828-A2E9-4EC2-99E0-16A589321F8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4ffa91fb-a0ff-4ac5-b2db-65c790d184a4"/>
    <ds:schemaRef ds:uri="http://schemas.microsoft.com/sharepoint.v3"/>
    <ds:schemaRef ds:uri="http://schemas.microsoft.com/sharepoint/v3/fields"/>
    <ds:schemaRef ds:uri="92953017-96f5-40cd-8d9e-826506a80b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FCF5BD0-FE81-48D4-A9F7-0082349E5EF3}">
  <ds:schemaRefs>
    <ds:schemaRef ds:uri="http://schemas.microsoft.com/office/2006/metadata/properties"/>
    <ds:schemaRef ds:uri="http://schemas.microsoft.com/office/infopath/2007/PartnerControls"/>
    <ds:schemaRef ds:uri="http://schemas.microsoft.com/sharepoint/v3/fields"/>
    <ds:schemaRef ds:uri="http://schemas.microsoft.com/sharepoint/v3"/>
    <ds:schemaRef ds:uri="4ffa91fb-a0ff-4ac5-b2db-65c790d184a4"/>
    <ds:schemaRef ds:uri="http://schemas.microsoft.com/sharepoint.v3"/>
  </ds:schemaRefs>
</ds:datastoreItem>
</file>

<file path=customXml/itemProps4.xml><?xml version="1.0" encoding="utf-8"?>
<ds:datastoreItem xmlns:ds="http://schemas.openxmlformats.org/officeDocument/2006/customXml" ds:itemID="{00CC6EC5-F5B9-49C6-8C05-E64F6077A324}">
  <ds:schemaRefs>
    <ds:schemaRef ds:uri="http://schemas.openxmlformats.org/officeDocument/2006/bibliography"/>
  </ds:schemaRefs>
</ds:datastoreItem>
</file>

<file path=customXml/itemProps5.xml><?xml version="1.0" encoding="utf-8"?>
<ds:datastoreItem xmlns:ds="http://schemas.openxmlformats.org/officeDocument/2006/customXml" ds:itemID="{531A6203-BF92-4096-A2E6-4F31B113361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196</TotalTime>
  <Pages>19</Pages>
  <Words>5465</Words>
  <Characters>31153</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Margie Vazquez, USEPA</dc:creator>
  <cp:keywords/>
  <dc:description>this template originally created in May 2016 by margie vazquez using R5 and reviewed by bob graves.  also reviewed by sania tong-argao</dc:description>
  <cp:lastModifiedBy>Shivers, Stephen</cp:lastModifiedBy>
  <cp:revision>4</cp:revision>
  <cp:lastPrinted>2017-03-13T16:54:00Z</cp:lastPrinted>
  <dcterms:created xsi:type="dcterms:W3CDTF">2021-07-08T22:19:00Z</dcterms:created>
  <dcterms:modified xsi:type="dcterms:W3CDTF">2021-07-08T23:27:00Z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0x010100564A490502BCE94B94B40D182DF629A7</vt:lpwstr>
  </property>
  <property fmtid="{D5CDD505-2E9C-101B-9397-08002B2CF9AE}" pid="3" name="_dlc_DocIdItemGuid">
    <vt:lpwstr>f4c8af37-83c6-470d-a786-f819757fc2d4</vt:lpwstr>
  </property>
  <property fmtid="{D5CDD505-2E9C-101B-9397-08002B2CF9AE}" pid="4" name="TaxKeyword">
    <vt:lpwstr/>
  </property>
  <property fmtid="{D5CDD505-2E9C-101B-9397-08002B2CF9AE}" pid="5" name="Document Type">
    <vt:lpwstr/>
  </property>
  <property fmtid="{D5CDD505-2E9C-101B-9397-08002B2CF9AE}" pid="6" name="EPA Subject">
    <vt:lpwstr/>
  </property>
  <property fmtid="{D5CDD505-2E9C-101B-9397-08002B2CF9AE}" pid="7" name="e3f09c3df709400db2417a7161762d62">
    <vt:lpwstr/>
  </property>
</Properties>
</file>